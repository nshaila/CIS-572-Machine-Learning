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F1F" w:rsidRDefault="00AA4280" w:rsidP="00C13BE0">
      <w:pPr>
        <w:pStyle w:val="Title"/>
        <w:spacing w:before="0" w:beforeAutospacing="0" w:after="180"/>
      </w:pPr>
      <w:bookmarkStart w:id="0" w:name="_GoBack"/>
      <w:bookmarkEnd w:id="0"/>
      <w:r>
        <w:t>A</w:t>
      </w:r>
      <w:ins w:id="1" w:author="Shwetak Patel" w:date="2014-03-18T21:45:00Z">
        <w:r w:rsidR="005777E7">
          <w:t xml:space="preserve"> Self-Calibrating </w:t>
        </w:r>
      </w:ins>
      <w:del w:id="2" w:author="Shwetak Patel" w:date="2014-03-18T21:45:00Z">
        <w:r w:rsidDel="005777E7">
          <w:delText xml:space="preserve">n </w:delText>
        </w:r>
      </w:del>
      <w:r>
        <w:t xml:space="preserve">Approach to </w:t>
      </w:r>
      <w:ins w:id="3" w:author="Shwetak Patel" w:date="2014-03-13T12:22:00Z">
        <w:r w:rsidR="005777E7">
          <w:t>Whole</w:t>
        </w:r>
      </w:ins>
      <w:ins w:id="4" w:author="Shwetak Patel" w:date="2014-03-18T21:48:00Z">
        <w:r w:rsidR="005777E7">
          <w:t>-</w:t>
        </w:r>
      </w:ins>
      <w:ins w:id="5" w:author="Shwetak Patel" w:date="2014-03-13T12:22:00Z">
        <w:r w:rsidR="004B4CE9">
          <w:t xml:space="preserve">Home </w:t>
        </w:r>
        <w:r w:rsidR="004B4CE9">
          <w:br/>
        </w:r>
      </w:ins>
      <w:r>
        <w:t xml:space="preserve">Contactless Power Consumption </w:t>
      </w:r>
      <w:r w:rsidR="00EE6749">
        <w:t>Sensing</w:t>
      </w:r>
    </w:p>
    <w:tbl>
      <w:tblPr>
        <w:tblW w:w="10080" w:type="dxa"/>
        <w:jc w:val="center"/>
        <w:tblLayout w:type="fixed"/>
        <w:tblLook w:val="0000" w:firstRow="0" w:lastRow="0" w:firstColumn="0" w:lastColumn="0" w:noHBand="0" w:noVBand="0"/>
      </w:tblPr>
      <w:tblGrid>
        <w:gridCol w:w="3360"/>
        <w:gridCol w:w="3360"/>
        <w:gridCol w:w="3360"/>
      </w:tblGrid>
      <w:tr w:rsidR="007031CC" w:rsidTr="00197B90">
        <w:trPr>
          <w:tblHeader/>
          <w:jc w:val="center"/>
        </w:trPr>
        <w:tc>
          <w:tcPr>
            <w:tcW w:w="5148" w:type="dxa"/>
            <w:tcBorders>
              <w:top w:val="nil"/>
              <w:left w:val="nil"/>
              <w:bottom w:val="nil"/>
              <w:right w:val="nil"/>
            </w:tcBorders>
          </w:tcPr>
          <w:p w:rsidR="007031CC" w:rsidRPr="00D62A4A" w:rsidRDefault="007031CC">
            <w:pPr>
              <w:pStyle w:val="Author"/>
            </w:pPr>
            <w:r>
              <w:t>1st Author Name</w:t>
            </w:r>
            <w:r w:rsidRPr="00D62A4A">
              <w:t xml:space="preserve"> </w:t>
            </w:r>
          </w:p>
          <w:p w:rsidR="007031CC" w:rsidRPr="00D62A4A" w:rsidRDefault="007031CC">
            <w:pPr>
              <w:pStyle w:val="Affiliation"/>
            </w:pPr>
            <w:r w:rsidRPr="00D62A4A">
              <w:t>Affiliation</w:t>
            </w:r>
          </w:p>
          <w:p w:rsidR="007031CC" w:rsidRPr="00D62A4A" w:rsidRDefault="007031CC">
            <w:pPr>
              <w:pStyle w:val="Affiliation"/>
            </w:pPr>
            <w:r w:rsidRPr="00D62A4A">
              <w:t>Address</w:t>
            </w:r>
          </w:p>
          <w:p w:rsidR="007031CC" w:rsidRPr="00D62A4A" w:rsidRDefault="007031CC">
            <w:pPr>
              <w:pStyle w:val="Affiliation"/>
            </w:pPr>
            <w:r w:rsidRPr="00D62A4A">
              <w:t xml:space="preserve">e-mail address  </w:t>
            </w:r>
          </w:p>
          <w:p w:rsidR="007031CC" w:rsidRPr="00D62A4A" w:rsidRDefault="007031CC">
            <w:pPr>
              <w:pStyle w:val="Affiliation"/>
            </w:pPr>
            <w:r w:rsidRPr="00D62A4A">
              <w:t xml:space="preserve">Optional phone number </w:t>
            </w:r>
          </w:p>
        </w:tc>
        <w:tc>
          <w:tcPr>
            <w:tcW w:w="5148" w:type="dxa"/>
            <w:tcBorders>
              <w:top w:val="nil"/>
              <w:left w:val="nil"/>
              <w:bottom w:val="nil"/>
              <w:right w:val="nil"/>
            </w:tcBorders>
          </w:tcPr>
          <w:p w:rsidR="007031CC" w:rsidRPr="00D62A4A" w:rsidRDefault="007031CC" w:rsidP="007031CC">
            <w:pPr>
              <w:pStyle w:val="Author"/>
            </w:pPr>
            <w:r>
              <w:t>2nd Author Name</w:t>
            </w:r>
            <w:r w:rsidRPr="00D62A4A">
              <w:t xml:space="preserve"> </w:t>
            </w:r>
          </w:p>
          <w:p w:rsidR="007031CC" w:rsidRPr="00D62A4A" w:rsidRDefault="007031CC" w:rsidP="007031CC">
            <w:pPr>
              <w:pStyle w:val="Affiliation"/>
            </w:pPr>
            <w:r w:rsidRPr="00D62A4A">
              <w:t>Affiliation</w:t>
            </w:r>
          </w:p>
          <w:p w:rsidR="007031CC" w:rsidRPr="00D62A4A" w:rsidRDefault="007031CC" w:rsidP="007031CC">
            <w:pPr>
              <w:pStyle w:val="Affiliation"/>
            </w:pPr>
            <w:r w:rsidRPr="00D62A4A">
              <w:t>Address</w:t>
            </w:r>
          </w:p>
          <w:p w:rsidR="007031CC" w:rsidRPr="00D62A4A" w:rsidRDefault="007031CC" w:rsidP="007031CC">
            <w:pPr>
              <w:pStyle w:val="Affiliation"/>
            </w:pPr>
            <w:r w:rsidRPr="00D62A4A">
              <w:t xml:space="preserve">e-mail address  </w:t>
            </w:r>
          </w:p>
          <w:p w:rsidR="007031CC" w:rsidRPr="00D62A4A" w:rsidRDefault="007031CC" w:rsidP="007031CC">
            <w:pPr>
              <w:pStyle w:val="Affiliation"/>
            </w:pPr>
            <w:r w:rsidRPr="00D62A4A">
              <w:t>Optional phone number</w:t>
            </w:r>
          </w:p>
        </w:tc>
        <w:tc>
          <w:tcPr>
            <w:tcW w:w="5148" w:type="dxa"/>
            <w:tcBorders>
              <w:top w:val="nil"/>
              <w:left w:val="nil"/>
              <w:bottom w:val="nil"/>
              <w:right w:val="nil"/>
            </w:tcBorders>
          </w:tcPr>
          <w:p w:rsidR="007031CC" w:rsidRPr="00D62A4A" w:rsidRDefault="007031CC" w:rsidP="007031CC">
            <w:pPr>
              <w:pStyle w:val="Author"/>
            </w:pPr>
            <w:r>
              <w:t>3</w:t>
            </w:r>
            <w:r w:rsidRPr="007031CC">
              <w:rPr>
                <w:vertAlign w:val="superscript"/>
              </w:rPr>
              <w:t>rd</w:t>
            </w:r>
            <w:r>
              <w:t xml:space="preserve"> Author Name</w:t>
            </w:r>
            <w:r w:rsidRPr="00D62A4A">
              <w:t xml:space="preserve"> </w:t>
            </w:r>
          </w:p>
          <w:p w:rsidR="007031CC" w:rsidRPr="00D62A4A" w:rsidRDefault="007031CC" w:rsidP="007031CC">
            <w:pPr>
              <w:pStyle w:val="Affiliation"/>
            </w:pPr>
            <w:r w:rsidRPr="00D62A4A">
              <w:t>Affiliation</w:t>
            </w:r>
          </w:p>
          <w:p w:rsidR="007031CC" w:rsidRPr="00D62A4A" w:rsidRDefault="007031CC" w:rsidP="007031CC">
            <w:pPr>
              <w:pStyle w:val="Affiliation"/>
            </w:pPr>
            <w:r w:rsidRPr="00D62A4A">
              <w:t>Address</w:t>
            </w:r>
          </w:p>
          <w:p w:rsidR="007031CC" w:rsidRPr="00D62A4A" w:rsidRDefault="007031CC" w:rsidP="007031CC">
            <w:pPr>
              <w:pStyle w:val="Affiliation"/>
            </w:pPr>
            <w:r w:rsidRPr="00D62A4A">
              <w:t xml:space="preserve">e-mail address  </w:t>
            </w:r>
          </w:p>
          <w:p w:rsidR="007031CC" w:rsidRPr="007031CC" w:rsidRDefault="007031CC" w:rsidP="007031CC">
            <w:pPr>
              <w:pStyle w:val="Author"/>
              <w:rPr>
                <w:b w:val="0"/>
              </w:rPr>
            </w:pPr>
            <w:r w:rsidRPr="007031CC">
              <w:rPr>
                <w:b w:val="0"/>
              </w:rPr>
              <w:t>Optional phone number</w:t>
            </w:r>
          </w:p>
        </w:tc>
      </w:tr>
    </w:tbl>
    <w:p w:rsidR="006B3F1F" w:rsidRDefault="006B3F1F">
      <w:pPr>
        <w:pStyle w:val="Author"/>
        <w:rPr>
          <w:sz w:val="20"/>
        </w:rPr>
      </w:pPr>
    </w:p>
    <w:p w:rsidR="006B3F1F" w:rsidRDefault="006B3F1F">
      <w:pPr>
        <w:pStyle w:val="Author"/>
        <w:rPr>
          <w:sz w:val="20"/>
        </w:rPr>
        <w:sectPr w:rsidR="006B3F1F" w:rsidSect="00DE1746">
          <w:pgSz w:w="12240" w:h="15840" w:code="1"/>
          <w:pgMar w:top="1224" w:right="1080" w:bottom="1440" w:left="1080" w:header="720" w:footer="720" w:gutter="0"/>
          <w:cols w:space="720"/>
          <w:docGrid w:linePitch="360"/>
        </w:sectPr>
      </w:pPr>
    </w:p>
    <w:p w:rsidR="006B3F1F" w:rsidRDefault="00975B4D">
      <w:pPr>
        <w:pStyle w:val="Heading1"/>
        <w:spacing w:before="0"/>
      </w:pPr>
      <w:r>
        <w:rPr>
          <w:noProof/>
        </w:rPr>
        <w:lastRenderedPageBreak/>
        <w:pict>
          <v:shapetype id="_x0000_t202" coordsize="21600,21600" o:spt="202" path="m,l,21600r21600,l21600,xe">
            <v:stroke joinstyle="miter"/>
            <v:path gradientshapeok="t" o:connecttype="rect"/>
          </v:shapetype>
          <v:shape id="Text Box 2" o:spid="_x0000_s1026" type="#_x0000_t202" style="position:absolute;left:0;text-align:left;margin-left:0;margin-top:538.55pt;width:239.75pt;height:136.45pt;z-index:251657728;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" o:allowoverlap="f" stroked="f">
            <v:textbox inset="0,,0">
              <w:txbxContent>
                <w:p w:rsidR="00EE6D14" w:rsidRDefault="00EE6D14"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rsidR="00EE6D14" w:rsidRDefault="00EE6D14"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rsidR="00EE6D14" w:rsidRDefault="00EE6D14"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rsidR="00EE6D14" w:rsidRDefault="00EE6D14"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rsidR="00EE6D14" w:rsidRDefault="00EE6D14"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 xml:space="preserve">This text field is large enough to hold the appropriate release statement assuming it is single-spaced in </w:t>
                  </w:r>
                  <w:proofErr w:type="spellStart"/>
                  <w:r>
                    <w:rPr>
                      <w:rFonts w:ascii="TimesNewRomanPSMT" w:hAnsi="TimesNewRomanPSMT" w:cs="TimesNewRomanPSMT"/>
                      <w:sz w:val="16"/>
                      <w:szCs w:val="16"/>
                    </w:rPr>
                    <w:t>TimesNewRoman</w:t>
                  </w:r>
                  <w:proofErr w:type="spellEnd"/>
                  <w:r>
                    <w:rPr>
                      <w:rFonts w:ascii="TimesNewRomanPSMT" w:hAnsi="TimesNewRomanPSMT" w:cs="TimesNewRomanPSMT"/>
                      <w:sz w:val="16"/>
                      <w:szCs w:val="16"/>
                    </w:rPr>
                    <w:t xml:space="preserve"> 8 point font.   Please do not change or modify the size of this text box.</w:t>
                  </w:r>
                </w:p>
                <w:p w:rsidR="00EE6D14" w:rsidRPr="007078B9" w:rsidRDefault="00EE6D14" w:rsidP="0090145C">
                  <w:pPr>
                    <w:pStyle w:val="Copyright"/>
                  </w:pPr>
                </w:p>
              </w:txbxContent>
            </v:textbox>
            <w10:wrap type="square" anchorx="margin" anchory="margin"/>
            <w10:anchorlock/>
          </v:shape>
        </w:pict>
      </w:r>
      <w:r w:rsidR="006B3F1F">
        <w:t>ABSTRACT</w:t>
      </w:r>
    </w:p>
    <w:p w:rsidR="00FD7054" w:rsidRDefault="000062AD" w:rsidP="00FD7054">
      <w:r w:rsidRPr="000062AD">
        <w:t xml:space="preserve">In this paper, we present a </w:t>
      </w:r>
      <w:del w:id="6" w:author="Sidhant Gupta" w:date="2014-03-18T00:45:00Z">
        <w:r w:rsidRPr="000062AD" w:rsidDel="001C7B5B">
          <w:delText xml:space="preserve">dramatic </w:delText>
        </w:r>
      </w:del>
      <w:ins w:id="7" w:author="Sidhant Gupta" w:date="2014-03-18T00:45:00Z">
        <w:r w:rsidR="001C7B5B">
          <w:t>significant</w:t>
        </w:r>
        <w:r w:rsidR="001C7B5B" w:rsidRPr="000062AD">
          <w:t xml:space="preserve"> </w:t>
        </w:r>
      </w:ins>
      <w:r w:rsidRPr="000062AD">
        <w:t>improvement over past work on non-contact end</w:t>
      </w:r>
      <w:r w:rsidR="004B4CE9">
        <w:t>-</w:t>
      </w:r>
      <w:r w:rsidRPr="000062AD">
        <w:t xml:space="preserve">user deployable </w:t>
      </w:r>
      <w:del w:id="8" w:author="Sidhant Gupta" w:date="2014-03-18T00:46:00Z">
        <w:r w:rsidRPr="000062AD" w:rsidDel="001C7B5B">
          <w:delText xml:space="preserve">sensing </w:delText>
        </w:r>
      </w:del>
      <w:ins w:id="9" w:author="Sidhant Gupta" w:date="2014-03-18T00:46:00Z">
        <w:r w:rsidR="001C7B5B">
          <w:t>sensor</w:t>
        </w:r>
        <w:r w:rsidR="001C7B5B" w:rsidRPr="000062AD">
          <w:t xml:space="preserve"> </w:t>
        </w:r>
      </w:ins>
      <w:del w:id="10" w:author="Sidhant Gupta" w:date="2014-03-18T00:46:00Z">
        <w:r w:rsidRPr="000062AD" w:rsidDel="001C7B5B">
          <w:delText xml:space="preserve">of </w:delText>
        </w:r>
      </w:del>
      <w:ins w:id="11" w:author="Sidhant Gupta" w:date="2014-03-18T00:46:00Z">
        <w:r w:rsidR="001C7B5B">
          <w:t>for</w:t>
        </w:r>
        <w:r w:rsidR="001C7B5B" w:rsidRPr="000062AD">
          <w:t xml:space="preserve"> </w:t>
        </w:r>
      </w:ins>
      <w:r w:rsidRPr="000062AD">
        <w:t xml:space="preserve">real time whole home power consumption. The technique allows users to place a single </w:t>
      </w:r>
      <w:del w:id="12" w:author="Sidhant Gupta" w:date="2014-03-18T00:46:00Z">
        <w:r w:rsidRPr="000062AD" w:rsidDel="001C7B5B">
          <w:delText xml:space="preserve">sensor </w:delText>
        </w:r>
      </w:del>
      <w:r w:rsidRPr="000062AD">
        <w:t>device</w:t>
      </w:r>
      <w:ins w:id="13" w:author="Shwetak Patel" w:date="2014-03-15T15:50:00Z">
        <w:r w:rsidR="00EC3742">
          <w:t xml:space="preserve"> consisting of magnetic pickups</w:t>
        </w:r>
      </w:ins>
      <w:r w:rsidRPr="000062AD">
        <w:t xml:space="preserve"> on the outside of a power or breaker panel to infer whole home power </w:t>
      </w:r>
      <w:del w:id="14" w:author="Sidhant Gupta" w:date="2014-03-18T00:46:00Z">
        <w:r w:rsidRPr="000062AD" w:rsidDel="001C7B5B">
          <w:delText xml:space="preserve">use </w:delText>
        </w:r>
      </w:del>
      <w:ins w:id="15" w:author="Sidhant Gupta" w:date="2014-03-18T00:46:00Z">
        <w:r w:rsidR="001C7B5B">
          <w:t>consumption</w:t>
        </w:r>
        <w:r w:rsidR="001C7B5B" w:rsidRPr="000062AD">
          <w:t xml:space="preserve"> </w:t>
        </w:r>
      </w:ins>
      <w:r w:rsidRPr="000062AD">
        <w:t xml:space="preserve">without </w:t>
      </w:r>
      <w:r w:rsidR="004B4CE9">
        <w:t xml:space="preserve">the need for </w:t>
      </w:r>
      <w:ins w:id="16" w:author="Shwetak Patel" w:date="2014-03-15T15:50:00Z">
        <w:r w:rsidR="00EC3742">
          <w:t xml:space="preserve">professional installation of </w:t>
        </w:r>
      </w:ins>
      <w:ins w:id="17" w:author="CSE" w:date="2014-03-19T14:07:00Z">
        <w:r w:rsidR="00B4726A">
          <w:t>current transformers (</w:t>
        </w:r>
      </w:ins>
      <w:ins w:id="18" w:author="Shwetak Patel" w:date="2014-03-15T15:50:00Z">
        <w:del w:id="19" w:author="Sidhant Gupta" w:date="2014-03-19T18:56:00Z">
          <w:r w:rsidR="00EC3742" w:rsidDel="00A33B66">
            <w:delText xml:space="preserve">current </w:delText>
          </w:r>
        </w:del>
      </w:ins>
      <w:del w:id="20" w:author="Sidhant Gupta" w:date="2014-03-19T18:56:00Z">
        <w:r w:rsidR="00C950BE" w:rsidDel="00A33B66">
          <w:delText>transformers</w:delText>
        </w:r>
      </w:del>
      <w:ins w:id="21" w:author="Sidhant Gupta" w:date="2014-03-19T18:56:00Z">
        <w:r w:rsidR="00A33B66">
          <w:t>CTs</w:t>
        </w:r>
      </w:ins>
      <w:ins w:id="22" w:author="CSE" w:date="2014-03-19T14:07:00Z">
        <w:r w:rsidR="00B4726A">
          <w:t>)</w:t>
        </w:r>
      </w:ins>
      <w:ins w:id="23" w:author="Shwetak Patel" w:date="2014-03-15T15:50:00Z">
        <w:r w:rsidR="00EC3742">
          <w:t xml:space="preserve">. </w:t>
        </w:r>
      </w:ins>
      <w:r w:rsidR="004B4CE9">
        <w:t xml:space="preserve">The new approach does not require </w:t>
      </w:r>
      <w:r w:rsidRPr="000062AD">
        <w:t>precise placement</w:t>
      </w:r>
      <w:ins w:id="24" w:author="Shwetak Patel" w:date="2014-03-15T15:51:00Z">
        <w:r w:rsidR="00EC3742">
          <w:t xml:space="preserve"> on </w:t>
        </w:r>
        <w:del w:id="25" w:author="Sidhant Gupta" w:date="2014-03-18T00:47:00Z">
          <w:r w:rsidR="00EC3742" w:rsidDel="001C7B5B">
            <w:delText>plane</w:delText>
          </w:r>
        </w:del>
      </w:ins>
      <w:ins w:id="26" w:author="Sidhant Gupta" w:date="2014-03-18T00:47:00Z">
        <w:r w:rsidR="001C7B5B">
          <w:t>the breaker panel</w:t>
        </w:r>
      </w:ins>
      <w:r w:rsidRPr="000062AD">
        <w:t xml:space="preserve">, a key </w:t>
      </w:r>
      <w:r w:rsidR="004B4CE9" w:rsidRPr="000062AD">
        <w:t>requir</w:t>
      </w:r>
      <w:r w:rsidR="004B4CE9">
        <w:t>ement</w:t>
      </w:r>
      <w:r w:rsidRPr="000062AD">
        <w:t xml:space="preserve"> in previous approaches. This is enabled through a self-calibration technique </w:t>
      </w:r>
      <w:r w:rsidR="004B4CE9">
        <w:t xml:space="preserve">using a neural network </w:t>
      </w:r>
      <w:r w:rsidRPr="000062AD">
        <w:t xml:space="preserve">that dynamically </w:t>
      </w:r>
      <w:del w:id="27" w:author="Sidhant Gupta" w:date="2014-03-18T00:47:00Z">
        <w:r w:rsidRPr="000062AD" w:rsidDel="001C7B5B">
          <w:delText xml:space="preserve">generates </w:delText>
        </w:r>
      </w:del>
      <w:ins w:id="28" w:author="Sidhant Gupta" w:date="2014-03-18T00:47:00Z">
        <w:r w:rsidR="001C7B5B">
          <w:t>learns</w:t>
        </w:r>
        <w:r w:rsidR="001C7B5B" w:rsidRPr="000062AD">
          <w:t xml:space="preserve"> </w:t>
        </w:r>
      </w:ins>
      <w:r w:rsidRPr="000062AD">
        <w:t xml:space="preserve">the transfer function despite the placement of the sensor and the construction of the breaker panel itself. We also demonstrate the ability to actually infer </w:t>
      </w:r>
      <w:r w:rsidRPr="00E35333">
        <w:rPr>
          <w:i/>
        </w:rPr>
        <w:t>true power</w:t>
      </w:r>
      <w:r w:rsidRPr="000062AD">
        <w:t xml:space="preserve"> using this technique, unlike past solution</w:t>
      </w:r>
      <w:ins w:id="29" w:author="Sidhant Gupta" w:date="2014-03-18T00:48:00Z">
        <w:r w:rsidR="001C7B5B">
          <w:t>s</w:t>
        </w:r>
      </w:ins>
      <w:r w:rsidRPr="000062AD">
        <w:t xml:space="preserve"> that have only been able to capture </w:t>
      </w:r>
      <w:r w:rsidRPr="00E35333">
        <w:rPr>
          <w:i/>
        </w:rPr>
        <w:t>apparent power</w:t>
      </w:r>
      <w:r w:rsidRPr="000062AD">
        <w:t xml:space="preserve">. We </w:t>
      </w:r>
      <w:ins w:id="30" w:author="Sidhant Gupta" w:date="2014-03-18T00:48:00Z">
        <w:r w:rsidR="001C7B5B">
          <w:t xml:space="preserve">have </w:t>
        </w:r>
      </w:ins>
      <w:r w:rsidRPr="000062AD">
        <w:t>eval</w:t>
      </w:r>
      <w:r w:rsidR="0093729E">
        <w:t xml:space="preserve">uated our </w:t>
      </w:r>
      <w:del w:id="31" w:author="Sidhant Gupta" w:date="2014-03-18T00:48:00Z">
        <w:r w:rsidR="0093729E" w:rsidDel="001C7B5B">
          <w:delText xml:space="preserve">new </w:delText>
        </w:r>
      </w:del>
      <w:r w:rsidR="0093729E">
        <w:t>technique in six</w:t>
      </w:r>
      <w:r w:rsidRPr="000062AD">
        <w:t xml:space="preserve"> homes and one industrial building, including one seven-day deployment. Our results show we can estimate </w:t>
      </w:r>
      <w:del w:id="32" w:author="Sidhant Gupta" w:date="2014-03-18T00:49:00Z">
        <w:r w:rsidRPr="000062AD" w:rsidDel="001C7B5B">
          <w:delText xml:space="preserve">actual </w:delText>
        </w:r>
      </w:del>
      <w:ins w:id="33" w:author="Sidhant Gupta" w:date="2014-03-18T00:49:00Z">
        <w:r w:rsidR="001C7B5B">
          <w:t>true</w:t>
        </w:r>
        <w:r w:rsidR="001C7B5B" w:rsidRPr="000062AD">
          <w:t xml:space="preserve"> </w:t>
        </w:r>
      </w:ins>
      <w:r w:rsidRPr="000062AD">
        <w:t>power consumption with an average accuracy of 95.0%</w:t>
      </w:r>
      <w:r w:rsidR="004B4CE9">
        <w:t xml:space="preserve"> </w:t>
      </w:r>
      <w:r w:rsidR="00176A8C">
        <w:t xml:space="preserve">during </w:t>
      </w:r>
      <w:del w:id="34" w:author="Sidhant Gupta" w:date="2014-03-18T00:49:00Z">
        <w:r w:rsidR="00176A8C" w:rsidDel="001C7B5B">
          <w:delText xml:space="preserve">real </w:delText>
        </w:r>
      </w:del>
      <w:ins w:id="35" w:author="Sidhant Gupta" w:date="2014-03-18T00:49:00Z">
        <w:r w:rsidR="001C7B5B">
          <w:t xml:space="preserve">naturalistic </w:t>
        </w:r>
      </w:ins>
      <w:r w:rsidR="00176A8C">
        <w:t>energy use in the home</w:t>
      </w:r>
      <w:r w:rsidRPr="000062AD">
        <w:t>.</w:t>
      </w:r>
    </w:p>
    <w:p w:rsidR="006B3F1F" w:rsidRDefault="006B3F1F">
      <w:pPr>
        <w:pStyle w:val="Heading2"/>
      </w:pPr>
      <w:r>
        <w:t>Author Keywords</w:t>
      </w:r>
    </w:p>
    <w:p w:rsidR="006B3F1F" w:rsidRDefault="005C3F51" w:rsidP="00E65B32">
      <w:pPr>
        <w:jc w:val="left"/>
      </w:pPr>
      <w:r>
        <w:t>Energy monitoring; sustainability sensing; smart home; ubiquitous computing</w:t>
      </w:r>
    </w:p>
    <w:p w:rsidR="006B3F1F" w:rsidRDefault="006B3F1F" w:rsidP="00E65B32">
      <w:pPr>
        <w:pStyle w:val="Heading2"/>
        <w:spacing w:before="0"/>
        <w:jc w:val="left"/>
      </w:pPr>
      <w:r>
        <w:t>ACM Classification Keywords</w:t>
      </w:r>
    </w:p>
    <w:p w:rsidR="006B3F1F" w:rsidRDefault="006B3F1F" w:rsidP="00E65B32">
      <w:pPr>
        <w:jc w:val="left"/>
      </w:pPr>
      <w:r>
        <w:t>H</w:t>
      </w:r>
      <w:r w:rsidR="007E174B">
        <w:t>.</w:t>
      </w:r>
      <w:r>
        <w:t>5.m. Information interfaces and presentation (</w:t>
      </w:r>
      <w:r w:rsidR="00536642" w:rsidRPr="00536642">
        <w:rPr>
          <w:i/>
          <w:rPrChange w:id="36" w:author="CSE" w:date="2014-03-19T01:01:00Z">
            <w:rPr/>
          </w:rPrChange>
        </w:rPr>
        <w:t>e.g</w:t>
      </w:r>
      <w:r>
        <w:t>., HCI): Miscellaneous</w:t>
      </w:r>
      <w:r w:rsidR="007C7E48">
        <w:t>.</w:t>
      </w:r>
    </w:p>
    <w:p w:rsidR="00A6678D" w:rsidRDefault="00A6678D" w:rsidP="00A6678D">
      <w:pPr>
        <w:pStyle w:val="Heading1"/>
      </w:pPr>
      <w:r>
        <w:t>INTRODUCTION</w:t>
      </w:r>
    </w:p>
    <w:p w:rsidR="00D17471" w:rsidRDefault="00FD7054">
      <w:pPr>
        <w:keepNext/>
        <w:rPr>
          <w:ins w:id="37" w:author="Shwetak Patel" w:date="2014-03-15T15:54:00Z"/>
        </w:rPr>
      </w:pPr>
      <w:r>
        <w:t xml:space="preserve">Energy </w:t>
      </w:r>
      <w:r w:rsidR="00EA0B15">
        <w:t>conservation and eco-</w:t>
      </w:r>
      <w:r w:rsidR="003F50BE">
        <w:t>feedback</w:t>
      </w:r>
      <w:r w:rsidR="00EA0B15">
        <w:t xml:space="preserve"> </w:t>
      </w:r>
      <w:r w:rsidR="003D3A2C">
        <w:t>research</w:t>
      </w:r>
      <w:r w:rsidR="00EA0B15">
        <w:t xml:space="preserve"> continue</w:t>
      </w:r>
      <w:ins w:id="38" w:author="Sidhant Gupta" w:date="2014-03-18T00:50:00Z">
        <w:r w:rsidR="008A77E0">
          <w:t>s</w:t>
        </w:r>
      </w:ins>
      <w:r w:rsidR="00EA0B15">
        <w:t xml:space="preserve"> to</w:t>
      </w:r>
      <w:r>
        <w:t xml:space="preserve"> </w:t>
      </w:r>
      <w:r w:rsidR="00EA0B15">
        <w:t>be an important</w:t>
      </w:r>
      <w:r>
        <w:t xml:space="preserve"> focus </w:t>
      </w:r>
      <w:r w:rsidR="00EA0B15">
        <w:t xml:space="preserve">in the </w:t>
      </w:r>
      <w:r w:rsidR="00921CCA">
        <w:t>U</w:t>
      </w:r>
      <w:r w:rsidR="00EA0B15">
        <w:t xml:space="preserve">bicomp </w:t>
      </w:r>
      <w:r w:rsidR="003B4728">
        <w:t>and HCI communities</w:t>
      </w:r>
      <w:r>
        <w:t xml:space="preserve">. </w:t>
      </w:r>
      <w:r w:rsidR="003D3A2C">
        <w:t xml:space="preserve">Given that </w:t>
      </w:r>
      <w:r>
        <w:t>28% of U.S. energy consumption is directly contributed by household activities</w:t>
      </w:r>
      <w:ins w:id="39" w:author="CSE" w:date="2014-03-19T11:53:00Z">
        <w:r w:rsidR="00BF4711">
          <w:t xml:space="preserve"> </w:t>
        </w:r>
      </w:ins>
      <w:ins w:id="40" w:author="CSE" w:date="2014-03-19T11:54:00Z">
        <w:r w:rsidR="00536642">
          <w:fldChar w:fldCharType="begin" w:fldLock="1"/>
        </w:r>
      </w:ins>
      <w:r w:rsidR="004A7914">
        <w:instrText>ADDIN CSL_CITATION { "citationItems" : [ { "id" : "ITEM-1", "itemData" : { "DOI" : "10.1016/S0301-4215(03)00210-6", "ISSN" : "03014215", "author" : [ { "dropping-particle" : "", "family" : "Bin", "given" : "Shui", "non-dropping-particle" : "", "parse-names" : false, "suffix" : "" }, { "dropping-particle" : "", "family" : "Dowlatabadi", "given" : "Hadi", "non-dropping-particle" : "", "parse-names" : false, "suffix" : "" } ], "container-title" : "Energy Policy", "id" : "ITEM-1", "issue" : "2", "issued" : { "date-parts" : [ [ "2005", "1" ] ] }, "page" : "197-208", "title" : "Consumer lifestyle approach to US energy use and the related CO2 emissions", "type" : "article-journal", "volume" : "33" }, "uris" : [ "http://www.mendeley.com/documents/?uuid=1eae81aa-21b6-42c5-95da-56881759b793" ] } ], "mendeley" : { "previouslyFormattedCitation" : "[3]" }, "properties" : { "noteIndex" : 0 }, "schema" : "https://github.com/citation-style-language/schema/raw/master/csl-citation.json" }</w:instrText>
      </w:r>
      <w:r w:rsidR="00536642">
        <w:fldChar w:fldCharType="separate"/>
      </w:r>
      <w:r w:rsidR="00BF4711" w:rsidRPr="00BF4711">
        <w:rPr>
          <w:noProof/>
        </w:rPr>
        <w:t>[3]</w:t>
      </w:r>
      <w:ins w:id="41" w:author="CSE" w:date="2014-03-19T11:54:00Z">
        <w:r w:rsidR="00536642">
          <w:fldChar w:fldCharType="end"/>
        </w:r>
      </w:ins>
      <w:r>
        <w:t xml:space="preserve">, </w:t>
      </w:r>
      <w:r w:rsidR="003B4728">
        <w:t>the home is a natural place to study</w:t>
      </w:r>
      <w:r>
        <w:t>.</w:t>
      </w:r>
      <w:r w:rsidR="003B4728">
        <w:t xml:space="preserve"> However, just </w:t>
      </w:r>
      <w:ins w:id="42" w:author="Shwetak Patel" w:date="2014-03-15T15:52:00Z">
        <w:r w:rsidR="00D17471">
          <w:t>obtaining</w:t>
        </w:r>
      </w:ins>
      <w:r w:rsidR="003B4728">
        <w:t xml:space="preserve"> whole home power consumption information in real-time by </w:t>
      </w:r>
      <w:ins w:id="43" w:author="Shwetak Patel" w:date="2014-03-15T15:54:00Z">
        <w:r w:rsidR="00AB6E41">
          <w:rPr>
            <w:noProof/>
          </w:rPr>
          <w:lastRenderedPageBreak/>
          <w:drawing>
            <wp:inline distT="0" distB="0" distL="0" distR="0" wp14:anchorId="004A48BB" wp14:editId="3CD4CBFB">
              <wp:extent cx="2999232" cy="201168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04297" cy="2015077"/>
                      </a:xfrm>
                      <a:prstGeom prst="rect">
                        <a:avLst/>
                      </a:prstGeom>
                      <a:noFill/>
                      <a:ln>
                        <a:noFill/>
                      </a:ln>
                    </pic:spPr>
                  </pic:pic>
                </a:graphicData>
              </a:graphic>
            </wp:inline>
          </w:drawing>
        </w:r>
      </w:ins>
    </w:p>
    <w:p w:rsidR="00D17471" w:rsidRDefault="00D17471">
      <w:pPr>
        <w:pStyle w:val="Caption"/>
        <w:rPr>
          <w:ins w:id="44" w:author="Shwetak Patel" w:date="2014-03-15T15:54:00Z"/>
        </w:rPr>
      </w:pPr>
      <w:ins w:id="45" w:author="Shwetak Patel" w:date="2014-03-15T15:54:00Z">
        <w:r>
          <w:t>Figure</w:t>
        </w:r>
      </w:ins>
      <w:r w:rsidR="007429B9">
        <w:t> </w:t>
      </w:r>
      <w:ins w:id="46" w:author="Shwetak Patel" w:date="2014-03-15T15:54:00Z">
        <w:r w:rsidR="00536642">
          <w:fldChar w:fldCharType="begin"/>
        </w:r>
        <w:r>
          <w:instrText xml:space="preserve"> SEQ Figure \* ARABIC </w:instrText>
        </w:r>
        <w:r w:rsidR="00536642">
          <w:fldChar w:fldCharType="separate"/>
        </w:r>
      </w:ins>
      <w:ins w:id="47" w:author="CSE" w:date="2014-05-07T18:28:00Z">
        <w:r w:rsidR="00A83550">
          <w:rPr>
            <w:noProof/>
          </w:rPr>
          <w:t>1</w:t>
        </w:r>
      </w:ins>
      <w:ins w:id="48" w:author="Shwetak Patel" w:date="2014-03-15T15:54:00Z">
        <w:r w:rsidR="00536642">
          <w:fldChar w:fldCharType="end"/>
        </w:r>
        <w:r>
          <w:t xml:space="preserve">: </w:t>
        </w:r>
      </w:ins>
      <w:ins w:id="49" w:author="CSE" w:date="2014-03-18T15:35:00Z">
        <w:r w:rsidR="00536642" w:rsidRPr="00536642">
          <w:rPr>
            <w:i/>
            <w:rPrChange w:id="50" w:author="CSE" w:date="2014-03-18T15:37:00Z">
              <w:rPr/>
            </w:rPrChange>
          </w:rPr>
          <w:t>Left:</w:t>
        </w:r>
        <w:r w:rsidR="003331B9">
          <w:t xml:space="preserve"> </w:t>
        </w:r>
      </w:ins>
      <w:ins w:id="51" w:author="CSE" w:date="2014-03-18T15:36:00Z">
        <w:r w:rsidR="003331B9">
          <w:t xml:space="preserve">Contactless </w:t>
        </w:r>
      </w:ins>
      <w:ins w:id="52" w:author="Shwetak Patel" w:date="2014-03-18T21:48:00Z">
        <w:r w:rsidR="005777E7">
          <w:t xml:space="preserve">power consumption </w:t>
        </w:r>
      </w:ins>
      <w:ins w:id="53" w:author="CSE" w:date="2014-03-18T15:36:00Z">
        <w:r w:rsidR="003331B9">
          <w:t xml:space="preserve">sensor on the breaker panel; </w:t>
        </w:r>
        <w:r w:rsidR="00536642" w:rsidRPr="00536642">
          <w:rPr>
            <w:i/>
            <w:rPrChange w:id="54" w:author="CSE" w:date="2014-03-18T15:37:00Z">
              <w:rPr/>
            </w:rPrChange>
          </w:rPr>
          <w:t>Right:</w:t>
        </w:r>
        <w:r w:rsidR="003331B9">
          <w:t xml:space="preserve"> An interface showing whole-home total power consumption in real</w:t>
        </w:r>
      </w:ins>
      <w:ins w:id="55" w:author="CSE" w:date="2014-03-18T15:37:00Z">
        <w:r w:rsidR="003331B9">
          <w:t>-time</w:t>
        </w:r>
      </w:ins>
      <w:ins w:id="56" w:author="CSE" w:date="2014-03-18T15:38:00Z">
        <w:r w:rsidR="003331B9">
          <w:t>.</w:t>
        </w:r>
      </w:ins>
      <w:ins w:id="57" w:author="Shwetak Patel" w:date="2014-03-15T15:54:00Z">
        <w:del w:id="58" w:author="CSE" w:date="2014-03-18T15:35:00Z">
          <w:r w:rsidRPr="007B2994" w:rsidDel="003331B9">
            <w:delText>Placeholder for money shot picture</w:delText>
          </w:r>
        </w:del>
      </w:ins>
    </w:p>
    <w:p w:rsidR="00FD7054" w:rsidRDefault="003B4728" w:rsidP="00B76AF0">
      <w:pPr>
        <w:keepNext/>
      </w:pPr>
      <w:proofErr w:type="gramStart"/>
      <w:r>
        <w:t>homeowners</w:t>
      </w:r>
      <w:proofErr w:type="gramEnd"/>
      <w:r>
        <w:t xml:space="preserve"> or even researcher</w:t>
      </w:r>
      <w:r w:rsidR="00921CCA">
        <w:t>s</w:t>
      </w:r>
      <w:r>
        <w:t xml:space="preserve"> is not a simple task. </w:t>
      </w:r>
      <w:ins w:id="59" w:author="Sidhant Gupta" w:date="2014-03-18T00:51:00Z">
        <w:r w:rsidR="008A77E0">
          <w:t xml:space="preserve">For instance, </w:t>
        </w:r>
      </w:ins>
      <w:ins w:id="60" w:author="Shwetak Patel" w:date="2014-03-15T15:55:00Z">
        <w:del w:id="61" w:author="Sidhant Gupta" w:date="2014-03-18T00:51:00Z">
          <w:r w:rsidR="00D17471" w:rsidDel="008A77E0">
            <w:delText>Some</w:delText>
          </w:r>
        </w:del>
      </w:ins>
      <w:ins w:id="62" w:author="Sidhant Gupta" w:date="2014-03-18T00:51:00Z">
        <w:r w:rsidR="008A77E0">
          <w:t>certain</w:t>
        </w:r>
      </w:ins>
      <w:ins w:id="63" w:author="Shwetak Patel" w:date="2014-03-15T15:55:00Z">
        <w:r w:rsidR="00D17471">
          <w:t xml:space="preserve"> s</w:t>
        </w:r>
      </w:ins>
      <w:r>
        <w:t>mar</w:t>
      </w:r>
      <w:ins w:id="64" w:author="Shwetak Patel" w:date="2014-03-15T15:54:00Z">
        <w:r w:rsidR="00D17471">
          <w:t>t meters</w:t>
        </w:r>
      </w:ins>
      <w:ins w:id="65" w:author="Shwetak Patel" w:date="2014-03-15T15:55:00Z">
        <w:r w:rsidR="00D17471">
          <w:t xml:space="preserve"> </w:t>
        </w:r>
      </w:ins>
      <w:r>
        <w:t>provide data at 15 minute</w:t>
      </w:r>
      <w:r w:rsidR="005F66BA">
        <w:t>s</w:t>
      </w:r>
      <w:r>
        <w:t xml:space="preserve"> intervals, </w:t>
      </w:r>
      <w:del w:id="66" w:author="Sidhant Gupta" w:date="2014-03-18T00:51:00Z">
        <w:r w:rsidDel="008A77E0">
          <w:delText xml:space="preserve">but </w:delText>
        </w:r>
      </w:del>
      <w:ins w:id="67" w:author="Sidhant Gupta" w:date="2014-03-18T00:51:00Z">
        <w:r w:rsidR="008A77E0">
          <w:t xml:space="preserve">however gaining </w:t>
        </w:r>
      </w:ins>
      <w:r>
        <w:t xml:space="preserve">access </w:t>
      </w:r>
      <w:r w:rsidR="003D3A2C">
        <w:t xml:space="preserve">to </w:t>
      </w:r>
      <w:r>
        <w:t xml:space="preserve">that information </w:t>
      </w:r>
      <w:r w:rsidR="003D3A2C">
        <w:t>is challenging</w:t>
      </w:r>
      <w:ins w:id="68" w:author="Sidhant Gupta" w:date="2014-03-18T00:51:00Z">
        <w:r w:rsidR="008A77E0">
          <w:t xml:space="preserve"> due to closed-source and often private protocols and application interfaces</w:t>
        </w:r>
      </w:ins>
      <w:r w:rsidR="003D3A2C">
        <w:t>. Th</w:t>
      </w:r>
      <w:r w:rsidR="00921CCA">
        <w:t xml:space="preserve">e most common </w:t>
      </w:r>
      <w:r w:rsidR="003D3A2C">
        <w:t>approach to date is</w:t>
      </w:r>
      <w:r>
        <w:t xml:space="preserve"> to install commercially available </w:t>
      </w:r>
      <w:del w:id="69" w:author="CSE" w:date="2014-03-19T16:42:00Z">
        <w:r w:rsidDel="003042F6">
          <w:delText xml:space="preserve">current </w:delText>
        </w:r>
      </w:del>
      <w:ins w:id="70" w:author="Shwetak Patel" w:date="2014-03-15T15:55:00Z">
        <w:del w:id="71" w:author="CSE" w:date="2014-03-19T16:42:00Z">
          <w:r w:rsidR="00D17471" w:rsidDel="003042F6">
            <w:delText>transformers</w:delText>
          </w:r>
        </w:del>
      </w:ins>
      <w:del w:id="72" w:author="CSE" w:date="2014-03-19T16:42:00Z">
        <w:r w:rsidDel="003042F6">
          <w:delText xml:space="preserve"> (</w:delText>
        </w:r>
      </w:del>
      <w:r>
        <w:t>CTs</w:t>
      </w:r>
      <w:del w:id="73" w:author="CSE" w:date="2014-03-19T16:42:00Z">
        <w:r w:rsidDel="003042F6">
          <w:delText>)</w:delText>
        </w:r>
      </w:del>
      <w:r>
        <w:t xml:space="preserve"> inside the breaker panel</w:t>
      </w:r>
      <w:r w:rsidR="00E120B6">
        <w:t>. However, safely installing</w:t>
      </w:r>
      <w:r w:rsidR="003D3A2C">
        <w:t xml:space="preserve"> </w:t>
      </w:r>
      <w:r w:rsidR="00E120B6">
        <w:t xml:space="preserve">this device requires hiring a trained electrician as it involves placing a sensor around the main electrical feed in the breaker panel. </w:t>
      </w:r>
      <w:r>
        <w:t>Most researcher</w:t>
      </w:r>
      <w:r w:rsidR="003D3A2C">
        <w:t>s</w:t>
      </w:r>
      <w:r>
        <w:t xml:space="preserve"> </w:t>
      </w:r>
      <w:r w:rsidR="003D3A2C">
        <w:t xml:space="preserve">and homeowners do not have the training </w:t>
      </w:r>
      <w:r w:rsidR="00921CCA">
        <w:t>or</w:t>
      </w:r>
      <w:r w:rsidR="003D3A2C">
        <w:t xml:space="preserve"> confidence</w:t>
      </w:r>
      <w:r>
        <w:t xml:space="preserve"> to do </w:t>
      </w:r>
      <w:del w:id="74" w:author="Sidhant Gupta" w:date="2014-03-18T00:52:00Z">
        <w:r w:rsidDel="008A77E0">
          <w:delText xml:space="preserve">this </w:delText>
        </w:r>
      </w:del>
      <w:ins w:id="75" w:author="Sidhant Gupta" w:date="2014-03-18T00:52:00Z">
        <w:r w:rsidR="008A77E0">
          <w:t xml:space="preserve">such an </w:t>
        </w:r>
      </w:ins>
      <w:r>
        <w:t xml:space="preserve">installation. In fact, </w:t>
      </w:r>
      <w:r w:rsidR="003D3A2C">
        <w:t xml:space="preserve">the </w:t>
      </w:r>
      <w:r>
        <w:t>National Electric Code (NEC)</w:t>
      </w:r>
      <w:r w:rsidR="003D3A2C">
        <w:t xml:space="preserve"> has strict rules on </w:t>
      </w:r>
      <w:proofErr w:type="gramStart"/>
      <w:r w:rsidR="00653B24">
        <w:t>the</w:t>
      </w:r>
      <w:proofErr w:type="gramEnd"/>
      <w:r w:rsidR="00653B24">
        <w:t xml:space="preserve"> requirement of </w:t>
      </w:r>
      <w:r w:rsidR="003D3A2C">
        <w:t>profession</w:t>
      </w:r>
      <w:r w:rsidR="00653B24">
        <w:t>al</w:t>
      </w:r>
      <w:r w:rsidR="003D3A2C">
        <w:t xml:space="preserve"> installation of CTs</w:t>
      </w:r>
      <w:ins w:id="76" w:author="Sidhant Gupta" w:date="2014-03-18T00:54:00Z">
        <w:r w:rsidR="003B6BA9">
          <w:t>.</w:t>
        </w:r>
      </w:ins>
      <w:r w:rsidR="003D3A2C">
        <w:t xml:space="preserve"> </w:t>
      </w:r>
      <w:del w:id="77" w:author="Sidhant Gupta" w:date="2014-03-18T00:54:00Z">
        <w:r w:rsidR="003D3A2C" w:rsidDel="003B6BA9">
          <w:delText xml:space="preserve">and </w:delText>
        </w:r>
      </w:del>
      <w:ins w:id="78" w:author="Sidhant Gupta" w:date="2014-03-18T00:54:00Z">
        <w:r w:rsidR="003B6BA9">
          <w:t xml:space="preserve">In addition, </w:t>
        </w:r>
      </w:ins>
      <w:del w:id="79" w:author="Sidhant Gupta" w:date="2014-03-18T00:54:00Z">
        <w:r w:rsidDel="003B6BA9">
          <w:delText xml:space="preserve">some </w:delText>
        </w:r>
      </w:del>
      <w:ins w:id="80" w:author="Sidhant Gupta" w:date="2014-03-18T00:54:00Z">
        <w:r w:rsidR="003B6BA9">
          <w:t xml:space="preserve">certain U.S. </w:t>
        </w:r>
      </w:ins>
      <w:r>
        <w:t>state</w:t>
      </w:r>
      <w:r w:rsidR="003D3A2C">
        <w:t>s</w:t>
      </w:r>
      <w:r>
        <w:t xml:space="preserve"> </w:t>
      </w:r>
      <w:del w:id="81" w:author="Sidhant Gupta" w:date="2014-03-18T00:54:00Z">
        <w:r w:rsidDel="003B6BA9">
          <w:delText>do n</w:delText>
        </w:r>
        <w:r w:rsidR="003D3A2C" w:rsidDel="003B6BA9">
          <w:delText>ot allow</w:delText>
        </w:r>
      </w:del>
      <w:ins w:id="82" w:author="Sidhant Gupta" w:date="2014-03-18T00:54:00Z">
        <w:r w:rsidR="003B6BA9">
          <w:t>disallow</w:t>
        </w:r>
      </w:ins>
      <w:r w:rsidR="003D3A2C">
        <w:t xml:space="preserve"> CTs to be installed</w:t>
      </w:r>
      <w:r w:rsidR="00B33723">
        <w:t xml:space="preserve"> inside the breaker panel</w:t>
      </w:r>
      <w:r w:rsidR="00653B24">
        <w:t xml:space="preserve"> at all</w:t>
      </w:r>
      <w:r w:rsidR="00B33723">
        <w:t xml:space="preserve">, </w:t>
      </w:r>
      <w:r w:rsidR="009F6C19">
        <w:t xml:space="preserve">in </w:t>
      </w:r>
      <w:r w:rsidR="00B33723">
        <w:t>which</w:t>
      </w:r>
      <w:ins w:id="83" w:author="CSE" w:date="2014-03-19T13:31:00Z">
        <w:r w:rsidR="005E6C98">
          <w:t xml:space="preserve"> </w:t>
        </w:r>
      </w:ins>
      <w:del w:id="84" w:author="CSE" w:date="2014-03-19T13:31:00Z">
        <w:r w:rsidR="00B33723" w:rsidDel="005E6C98">
          <w:delText xml:space="preserve"> </w:delText>
        </w:r>
      </w:del>
      <w:r w:rsidR="009F6C19">
        <w:t xml:space="preserve">case </w:t>
      </w:r>
      <w:del w:id="85" w:author="Sidhant Gupta" w:date="2014-03-18T00:55:00Z">
        <w:r w:rsidR="00B33723" w:rsidDel="003B6BA9">
          <w:delText>require</w:delText>
        </w:r>
        <w:r w:rsidR="00653B24" w:rsidDel="003B6BA9">
          <w:delText>s</w:delText>
        </w:r>
        <w:r w:rsidR="00B33723" w:rsidDel="003B6BA9">
          <w:delText xml:space="preserve"> </w:delText>
        </w:r>
      </w:del>
      <w:r w:rsidR="00B33723">
        <w:t>a</w:t>
      </w:r>
      <w:ins w:id="86" w:author="Sidhant Gupta" w:date="2014-03-18T00:55:00Z">
        <w:r w:rsidR="003B6BA9">
          <w:t xml:space="preserve">n </w:t>
        </w:r>
      </w:ins>
      <w:del w:id="87" w:author="Sidhant Gupta" w:date="2014-03-18T00:55:00Z">
        <w:r w:rsidR="00B33723" w:rsidDel="003B6BA9">
          <w:delText xml:space="preserve"> more </w:delText>
        </w:r>
      </w:del>
      <w:r w:rsidR="00B33723">
        <w:t>expensive pass through meter solution</w:t>
      </w:r>
      <w:ins w:id="88" w:author="Sidhant Gupta" w:date="2014-03-18T00:55:00Z">
        <w:r w:rsidR="003B6BA9">
          <w:t xml:space="preserve"> is required</w:t>
        </w:r>
      </w:ins>
      <w:r w:rsidR="00B33723">
        <w:t>.</w:t>
      </w:r>
      <w:ins w:id="89" w:author="Sidhant Gupta" w:date="2014-03-18T00:55:00Z">
        <w:r w:rsidR="003B6BA9">
          <w:t xml:space="preserve"> The latter requires involvement of the utility company as an end-user cannot tamper </w:t>
        </w:r>
      </w:ins>
      <w:ins w:id="90" w:author="Sidhant Gupta" w:date="2014-03-18T00:56:00Z">
        <w:r w:rsidR="003B6BA9">
          <w:t xml:space="preserve">with </w:t>
        </w:r>
      </w:ins>
      <w:ins w:id="91" w:author="Sidhant Gupta" w:date="2014-03-18T00:55:00Z">
        <w:r w:rsidR="003B6BA9">
          <w:t>or alter</w:t>
        </w:r>
      </w:ins>
      <w:ins w:id="92" w:author="Sidhant Gupta" w:date="2014-03-18T00:56:00Z">
        <w:r w:rsidR="003B6BA9">
          <w:t xml:space="preserve"> the installation</w:t>
        </w:r>
      </w:ins>
      <w:ins w:id="93" w:author="Sidhant Gupta" w:date="2014-03-18T00:55:00Z">
        <w:r w:rsidR="003B6BA9">
          <w:t xml:space="preserve"> </w:t>
        </w:r>
      </w:ins>
      <w:ins w:id="94" w:author="Sidhant Gupta" w:date="2014-03-18T00:56:00Z">
        <w:r w:rsidR="003B6BA9">
          <w:t xml:space="preserve">of </w:t>
        </w:r>
      </w:ins>
      <w:ins w:id="95" w:author="Sidhant Gupta" w:date="2014-03-18T00:55:00Z">
        <w:r w:rsidR="003B6BA9">
          <w:t>a</w:t>
        </w:r>
      </w:ins>
      <w:ins w:id="96" w:author="Sidhant Gupta" w:date="2014-03-18T00:56:00Z">
        <w:r w:rsidR="003B6BA9">
          <w:t>n</w:t>
        </w:r>
      </w:ins>
      <w:ins w:id="97" w:author="Sidhant Gupta" w:date="2014-03-18T00:55:00Z">
        <w:r w:rsidR="003B6BA9">
          <w:t xml:space="preserve"> electricity meter.</w:t>
        </w:r>
      </w:ins>
    </w:p>
    <w:p w:rsidR="000D442C" w:rsidRDefault="00E532E3" w:rsidP="00FD7054">
      <w:r>
        <w:t>To address this</w:t>
      </w:r>
      <w:r w:rsidR="009F6C19">
        <w:t xml:space="preserve"> challenge, in previous work</w:t>
      </w:r>
      <w:ins w:id="98" w:author="Shwetak Patel" w:date="2014-03-15T15:56:00Z">
        <w:r w:rsidR="00D17471">
          <w:t xml:space="preserve"> </w:t>
        </w:r>
      </w:ins>
      <w:r w:rsidR="00FD7054">
        <w:t xml:space="preserve">Patel </w:t>
      </w:r>
      <w:r w:rsidR="00536642" w:rsidRPr="00536642">
        <w:rPr>
          <w:i/>
          <w:rPrChange w:id="99" w:author="CSE" w:date="2014-03-19T01:00:00Z">
            <w:rPr/>
          </w:rPrChange>
        </w:rPr>
        <w:t>et al.</w:t>
      </w:r>
      <w:r w:rsidR="00C13BE0">
        <w:t xml:space="preserve"> </w:t>
      </w:r>
      <w:r w:rsidR="00536642">
        <w:fldChar w:fldCharType="begin" w:fldLock="1"/>
      </w:r>
      <w:r w:rsidR="004A7914">
        <w:instrText>ADDIN CSL_CITATION { "citationItems" : [ { "id" : "ITEM-1", "itemData" : { "DOI" : "10.1145/1753326.1753700", "ISBN" : "9781605589299", "author" : [ { "dropping-particle" : "", "family" : "Patel", "given" : "Shwetak N.", "non-dropping-particle" : "", "parse-names" : false, "suffix" : "" }, { "dropping-particle" : "", "family" : "Gupta", "given" : "Sidhant", "non-dropping-particle" : "", "parse-names" : false, "suffix" : "" }, { "dropping-particle" : "", "family" : "Reynolds", "given" : "Matthew S.", "non-dropping-particle" : "", "parse-names" : false, "suffix" : "" } ], "container-title" : "Proceedings of the 28th international conference on Human factors in computing systems - CHI '10", "id" : "ITEM-1", "issued" : { "date-parts" : [ [ "2010" ] ] }, "page" : "2471", "publisher" : "ACM Press", "publisher-place" : "New York, New York, USA", "title" : "The design and evaluation of an end-user-deployable, whole house, contactless power consumption sensor", "type" : "article-journal" }, "uris" : [ "http://www.mendeley.com/documents/?uuid=620827eb-535a-40a6-9965-cff91e0f3c9b", "http://www.mendeley.com/documents/?uuid=1261786d-f6c3-47c9-8092-01b3d0ec4ae8" ] } ], "mendeley" : { "previouslyFormattedCitation" : "[11]" }, "properties" : { "noteIndex" : 0 }, "schema" : "https://github.com/citation-style-language/schema/raw/master/csl-citation.json" }</w:instrText>
      </w:r>
      <w:r w:rsidR="00536642">
        <w:fldChar w:fldCharType="separate"/>
      </w:r>
      <w:r w:rsidR="00BF4711" w:rsidRPr="00BF4711">
        <w:rPr>
          <w:noProof/>
        </w:rPr>
        <w:t>[11]</w:t>
      </w:r>
      <w:r w:rsidR="00536642">
        <w:fldChar w:fldCharType="end"/>
      </w:r>
      <w:r w:rsidR="00FD7054">
        <w:t xml:space="preserve"> i</w:t>
      </w:r>
      <w:r w:rsidR="00361802">
        <w:t>ntroduce</w:t>
      </w:r>
      <w:r>
        <w:t>d</w:t>
      </w:r>
      <w:r w:rsidR="00361802">
        <w:t xml:space="preserve"> a</w:t>
      </w:r>
      <w:r w:rsidR="00FD7054">
        <w:t xml:space="preserve"> contactless power consumption sensor that reduces </w:t>
      </w:r>
      <w:del w:id="100" w:author="Sidhant Gupta" w:date="2014-03-18T00:56:00Z">
        <w:r w:rsidR="00FD7054" w:rsidDel="008B17F9">
          <w:delText>all these</w:delText>
        </w:r>
      </w:del>
      <w:ins w:id="101" w:author="Sidhant Gupta" w:date="2014-03-18T00:56:00Z">
        <w:r w:rsidR="008B17F9">
          <w:t>such</w:t>
        </w:r>
      </w:ins>
      <w:r w:rsidR="00FD7054">
        <w:t xml:space="preserve"> deployment burdens by offering a </w:t>
      </w:r>
      <w:r w:rsidR="00921CCA">
        <w:t>“</w:t>
      </w:r>
      <w:r w:rsidR="00FD7054">
        <w:t>stick on</w:t>
      </w:r>
      <w:r w:rsidR="00921CCA">
        <w:t>”</w:t>
      </w:r>
      <w:r w:rsidR="00FD7054">
        <w:t xml:space="preserve"> sensor</w:t>
      </w:r>
      <w:r w:rsidR="009F6C19">
        <w:t xml:space="preserve"> that goes on the</w:t>
      </w:r>
      <w:r w:rsidR="00FD7054">
        <w:t xml:space="preserve"> outside </w:t>
      </w:r>
      <w:r w:rsidR="009F6C19">
        <w:t xml:space="preserve">of </w:t>
      </w:r>
      <w:r w:rsidR="00FD7054">
        <w:t xml:space="preserve">the breaker panel. This technique utilized magnetic sensors to sense the magnetic field induced by the 60Hz current flowing through the </w:t>
      </w:r>
      <w:r w:rsidR="006C2B5D">
        <w:t xml:space="preserve">main lines </w:t>
      </w:r>
      <w:r w:rsidR="009F6C19">
        <w:t xml:space="preserve">inside the </w:t>
      </w:r>
      <w:r w:rsidR="00FD7054">
        <w:t xml:space="preserve">breaker panel. While this </w:t>
      </w:r>
      <w:ins w:id="102" w:author="Sidhant Gupta" w:date="2014-03-18T00:58:00Z">
        <w:del w:id="103" w:author="Shwetak Patel" w:date="2014-03-18T21:50:00Z">
          <w:r w:rsidR="006D4322" w:rsidDel="005777E7">
            <w:delText>pioneering</w:delText>
          </w:r>
        </w:del>
      </w:ins>
      <w:ins w:id="104" w:author="Shwetak Patel" w:date="2014-03-18T21:50:00Z">
        <w:r w:rsidR="005777E7">
          <w:t>initial</w:t>
        </w:r>
      </w:ins>
      <w:ins w:id="105" w:author="Sidhant Gupta" w:date="2014-03-18T00:58:00Z">
        <w:r w:rsidR="006D4322">
          <w:t xml:space="preserve"> </w:t>
        </w:r>
      </w:ins>
      <w:r w:rsidR="00FD7054">
        <w:t xml:space="preserve">work </w:t>
      </w:r>
      <w:r w:rsidR="009F6C19">
        <w:t xml:space="preserve">was a </w:t>
      </w:r>
      <w:del w:id="106" w:author="Sidhant Gupta" w:date="2014-03-18T00:58:00Z">
        <w:r w:rsidR="009F6C19" w:rsidDel="006D4322">
          <w:delText xml:space="preserve">good </w:delText>
        </w:r>
      </w:del>
      <w:r w:rsidR="009F6C19">
        <w:t xml:space="preserve">step </w:t>
      </w:r>
      <w:r w:rsidR="00FD7054">
        <w:t xml:space="preserve">towards simple and easy to deploy </w:t>
      </w:r>
      <w:r w:rsidR="008A7F6A">
        <w:t>non-intrusive power monitoring</w:t>
      </w:r>
      <w:r w:rsidR="00FD7054">
        <w:t xml:space="preserve">, there are some </w:t>
      </w:r>
      <w:r>
        <w:t xml:space="preserve">important </w:t>
      </w:r>
      <w:r w:rsidR="00FD7054">
        <w:t>limitations</w:t>
      </w:r>
      <w:r w:rsidR="009F6C19">
        <w:t xml:space="preserve"> to </w:t>
      </w:r>
      <w:r w:rsidR="0010794B">
        <w:lastRenderedPageBreak/>
        <w:t>consider</w:t>
      </w:r>
      <w:r w:rsidR="00FD7054">
        <w:t>.</w:t>
      </w:r>
      <w:r w:rsidR="00E35333">
        <w:t xml:space="preserve"> </w:t>
      </w:r>
      <w:r w:rsidR="00FD7054">
        <w:t>First</w:t>
      </w:r>
      <w:r w:rsidR="00FB68D4">
        <w:t xml:space="preserve">, the existing approach requires </w:t>
      </w:r>
      <w:r w:rsidR="00FD7054">
        <w:t xml:space="preserve">the user to </w:t>
      </w:r>
      <w:del w:id="107" w:author="Sidhant Gupta" w:date="2014-03-18T00:58:00Z">
        <w:r w:rsidR="00FB68D4" w:rsidDel="006D4322">
          <w:delText xml:space="preserve">very </w:delText>
        </w:r>
      </w:del>
      <w:r w:rsidR="00FD7054">
        <w:t>precisely position the sensor</w:t>
      </w:r>
      <w:r w:rsidR="00FB68D4">
        <w:t xml:space="preserve"> on the panel</w:t>
      </w:r>
      <w:r w:rsidR="00FD7054">
        <w:t>, which is a difficult task for an end-user to perform.</w:t>
      </w:r>
      <w:r w:rsidR="00943EA7">
        <w:t xml:space="preserve"> </w:t>
      </w:r>
      <w:ins w:id="108" w:author="Shwetak Patel" w:date="2014-03-15T15:58:00Z">
        <w:r w:rsidR="008F08AD">
          <w:t>Second, the</w:t>
        </w:r>
      </w:ins>
      <w:ins w:id="109" w:author="Shwetak Patel" w:date="2014-03-15T15:59:00Z">
        <w:r w:rsidR="008F08AD">
          <w:t xml:space="preserve"> approach assumed a linear transfer function between the magnetic sensors and the</w:t>
        </w:r>
      </w:ins>
      <w:ins w:id="110" w:author="Shwetak Patel" w:date="2014-03-15T16:00:00Z">
        <w:r w:rsidR="008F08AD">
          <w:t xml:space="preserve"> </w:t>
        </w:r>
      </w:ins>
      <w:ins w:id="111" w:author="Shwetak Patel" w:date="2014-03-15T15:59:00Z">
        <w:r w:rsidR="008F08AD">
          <w:t>current, which</w:t>
        </w:r>
      </w:ins>
      <w:ins w:id="112" w:author="Shwetak Patel" w:date="2014-03-15T16:00:00Z">
        <w:r w:rsidR="00836561">
          <w:t xml:space="preserve"> limit</w:t>
        </w:r>
      </w:ins>
      <w:ins w:id="113" w:author="Shwetak Patel" w:date="2014-03-15T16:02:00Z">
        <w:r w:rsidR="00836561">
          <w:t>s</w:t>
        </w:r>
      </w:ins>
      <w:ins w:id="114" w:author="Shwetak Patel" w:date="2014-03-15T16:00:00Z">
        <w:r w:rsidR="008F08AD">
          <w:t xml:space="preserve"> </w:t>
        </w:r>
      </w:ins>
      <w:ins w:id="115" w:author="Shwetak Patel" w:date="2014-03-15T16:01:00Z">
        <w:r w:rsidR="008F08AD">
          <w:t>it’s accuracy to a small current range</w:t>
        </w:r>
      </w:ins>
      <w:ins w:id="116" w:author="Shwetak Patel" w:date="2014-03-15T16:02:00Z">
        <w:r w:rsidR="00836561">
          <w:t xml:space="preserve">. </w:t>
        </w:r>
      </w:ins>
      <w:ins w:id="117" w:author="Shwetak Patel" w:date="2014-03-18T21:51:00Z">
        <w:r w:rsidR="005777E7">
          <w:t>Third</w:t>
        </w:r>
      </w:ins>
      <w:ins w:id="118" w:author="Shwetak Patel" w:date="2014-03-15T16:02:00Z">
        <w:r w:rsidR="00836561">
          <w:t xml:space="preserve">, the approach </w:t>
        </w:r>
      </w:ins>
      <w:ins w:id="119" w:author="Shwetak Patel" w:date="2014-03-15T16:01:00Z">
        <w:r w:rsidR="00836561">
          <w:t>did not take into account the small</w:t>
        </w:r>
      </w:ins>
      <w:ins w:id="120" w:author="Shwetak Patel" w:date="2014-03-15T16:02:00Z">
        <w:r w:rsidR="00836561">
          <w:t xml:space="preserve"> </w:t>
        </w:r>
      </w:ins>
      <w:ins w:id="121" w:author="Shwetak Patel" w:date="2014-03-15T16:01:00Z">
        <w:r w:rsidR="00836561">
          <w:t xml:space="preserve">fields generated by the </w:t>
        </w:r>
      </w:ins>
      <w:ins w:id="122" w:author="Shwetak Patel" w:date="2014-03-15T16:03:00Z">
        <w:r w:rsidR="00836561">
          <w:t xml:space="preserve">various </w:t>
        </w:r>
      </w:ins>
      <w:ins w:id="123" w:author="Shwetak Patel" w:date="2014-03-15T16:01:00Z">
        <w:r w:rsidR="00836561">
          <w:t>branch circuit</w:t>
        </w:r>
      </w:ins>
      <w:ins w:id="124" w:author="Shwetak Patel" w:date="2014-03-15T16:03:00Z">
        <w:r w:rsidR="00836561">
          <w:t>s</w:t>
        </w:r>
      </w:ins>
      <w:ins w:id="125" w:author="Shwetak Patel" w:date="2014-03-15T16:01:00Z">
        <w:r w:rsidR="00836561">
          <w:t xml:space="preserve"> that may </w:t>
        </w:r>
      </w:ins>
      <w:ins w:id="126" w:author="Shwetak Patel" w:date="2014-03-15T16:03:00Z">
        <w:r w:rsidR="00836561">
          <w:t>reside in the</w:t>
        </w:r>
      </w:ins>
      <w:ins w:id="127" w:author="Shwetak Patel" w:date="2014-03-15T16:01:00Z">
        <w:r w:rsidR="00836561">
          <w:t xml:space="preserve"> area directly behind th</w:t>
        </w:r>
      </w:ins>
      <w:ins w:id="128" w:author="Shwetak Patel" w:date="2014-03-15T16:03:00Z">
        <w:r w:rsidR="00836561">
          <w:t xml:space="preserve">e magnetic </w:t>
        </w:r>
      </w:ins>
      <w:ins w:id="129" w:author="Shwetak Patel" w:date="2014-03-15T16:01:00Z">
        <w:r w:rsidR="00836561">
          <w:t>sensors</w:t>
        </w:r>
        <w:r w:rsidR="008F08AD">
          <w:t xml:space="preserve">. </w:t>
        </w:r>
      </w:ins>
      <w:ins w:id="130" w:author="Shwetak Patel" w:date="2014-03-18T21:51:00Z">
        <w:r w:rsidR="005777E7">
          <w:t>Fourth</w:t>
        </w:r>
      </w:ins>
      <w:ins w:id="131" w:author="Shwetak Patel" w:date="2014-03-15T16:03:00Z">
        <w:r w:rsidR="00836561">
          <w:t>,</w:t>
        </w:r>
      </w:ins>
      <w:ins w:id="132" w:author="Shwetak Patel" w:date="2014-03-15T16:00:00Z">
        <w:r w:rsidR="008F08AD">
          <w:t xml:space="preserve"> </w:t>
        </w:r>
      </w:ins>
      <w:r w:rsidR="00FB68D4">
        <w:t>the previous approach was only able</w:t>
      </w:r>
      <w:r w:rsidR="009F6C19">
        <w:t xml:space="preserve"> to infer apparent power and not</w:t>
      </w:r>
      <w:r w:rsidR="00FB68D4">
        <w:t xml:space="preserve"> true power since it </w:t>
      </w:r>
      <w:ins w:id="133" w:author="Shwetak Patel" w:date="2014-03-18T21:51:00Z">
        <w:r w:rsidR="005777E7">
          <w:t>does not</w:t>
        </w:r>
      </w:ins>
      <w:del w:id="134" w:author="Shwetak Patel" w:date="2014-03-18T21:51:00Z">
        <w:r w:rsidR="00FB68D4" w:rsidDel="005777E7">
          <w:delText>never</w:delText>
        </w:r>
      </w:del>
      <w:r w:rsidR="00FB68D4">
        <w:t xml:space="preserve"> t</w:t>
      </w:r>
      <w:ins w:id="135" w:author="Shwetak Patel" w:date="2014-03-18T21:51:00Z">
        <w:r w:rsidR="005777E7">
          <w:t>ake</w:t>
        </w:r>
      </w:ins>
      <w:del w:id="136" w:author="Shwetak Patel" w:date="2014-03-18T21:51:00Z">
        <w:r w:rsidR="00FB68D4" w:rsidDel="005777E7">
          <w:delText>ook</w:delText>
        </w:r>
      </w:del>
      <w:r w:rsidR="00FB68D4">
        <w:t xml:space="preserve"> into account the </w:t>
      </w:r>
      <w:r w:rsidR="008A7F6A">
        <w:t xml:space="preserve">phase </w:t>
      </w:r>
      <w:r w:rsidR="00FD7054">
        <w:t>information</w:t>
      </w:r>
      <w:r w:rsidR="00845D95">
        <w:t xml:space="preserve"> between </w:t>
      </w:r>
      <w:r w:rsidR="00943EA7">
        <w:t xml:space="preserve">the </w:t>
      </w:r>
      <w:r w:rsidR="00845D95">
        <w:t>voltage and curren</w:t>
      </w:r>
      <w:r w:rsidR="00FB68D4">
        <w:t>t</w:t>
      </w:r>
      <w:ins w:id="137" w:author="Sidhant Gupta" w:date="2014-03-18T01:00:00Z">
        <w:r w:rsidR="0061288C">
          <w:t xml:space="preserve"> waveforms</w:t>
        </w:r>
      </w:ins>
      <w:r w:rsidR="00FD7054">
        <w:t xml:space="preserve">. </w:t>
      </w:r>
      <w:r w:rsidR="00FB68D4">
        <w:t xml:space="preserve">This is an important </w:t>
      </w:r>
      <w:r w:rsidR="009F6C19">
        <w:t>limitation</w:t>
      </w:r>
      <w:del w:id="138" w:author="Sidhant Gupta" w:date="2014-03-18T01:01:00Z">
        <w:r w:rsidR="00FB68D4" w:rsidDel="0061288C">
          <w:delText xml:space="preserve">, </w:delText>
        </w:r>
        <w:r w:rsidR="00943EA7" w:rsidDel="0061288C">
          <w:delText>because</w:delText>
        </w:r>
        <w:r w:rsidR="00FB68D4" w:rsidDel="0061288C">
          <w:delText xml:space="preserve"> this technique</w:delText>
        </w:r>
      </w:del>
      <w:ins w:id="139" w:author="Sidhant Gupta" w:date="2014-03-18T01:01:00Z">
        <w:r w:rsidR="0061288C">
          <w:t xml:space="preserve"> as it is not</w:t>
        </w:r>
      </w:ins>
      <w:r w:rsidR="00FB68D4">
        <w:t xml:space="preserve"> </w:t>
      </w:r>
      <w:del w:id="140" w:author="Sidhant Gupta" w:date="2014-03-18T01:01:00Z">
        <w:r w:rsidR="00FB68D4" w:rsidDel="0061288C">
          <w:delText xml:space="preserve">isn’t </w:delText>
        </w:r>
      </w:del>
      <w:r w:rsidR="00FB68D4">
        <w:t>abl</w:t>
      </w:r>
      <w:r w:rsidR="009F6C19">
        <w:t>e to accu</w:t>
      </w:r>
      <w:ins w:id="141" w:author="Shwetak Patel" w:date="2014-03-15T16:04:00Z">
        <w:r w:rsidR="004F282D">
          <w:t>rately</w:t>
        </w:r>
      </w:ins>
      <w:r w:rsidR="009F6C19">
        <w:t xml:space="preserve"> infer power use of</w:t>
      </w:r>
      <w:r w:rsidR="00FB68D4">
        <w:t xml:space="preserve"> highly inductive loads, which </w:t>
      </w:r>
      <w:r w:rsidR="00943EA7">
        <w:t xml:space="preserve">now </w:t>
      </w:r>
      <w:r w:rsidR="00FB68D4">
        <w:t xml:space="preserve">tends to constitute much of the power consumption in </w:t>
      </w:r>
      <w:del w:id="142" w:author="Sidhant Gupta" w:date="2014-03-18T01:01:00Z">
        <w:r w:rsidR="00FB68D4" w:rsidDel="0061288C">
          <w:delText xml:space="preserve">the </w:delText>
        </w:r>
      </w:del>
      <w:ins w:id="143" w:author="Sidhant Gupta" w:date="2014-03-18T01:01:00Z">
        <w:r w:rsidR="0061288C">
          <w:t xml:space="preserve">a </w:t>
        </w:r>
      </w:ins>
      <w:r w:rsidR="00FB68D4">
        <w:t>modern home (CFS, LEDs, HVAC, Computers, TVs, etc).</w:t>
      </w:r>
      <w:r w:rsidR="00FD7054">
        <w:t xml:space="preserve"> </w:t>
      </w:r>
      <w:r w:rsidR="000D442C">
        <w:t xml:space="preserve">In addition, researchers in the energy disaggregation community have limited utility with just the apparent power </w:t>
      </w:r>
      <w:r w:rsidR="00943EA7">
        <w:t>data</w:t>
      </w:r>
      <w:r w:rsidR="000D442C">
        <w:t>.</w:t>
      </w:r>
    </w:p>
    <w:p w:rsidR="00860B82" w:rsidRDefault="000D442C" w:rsidP="00FD7054">
      <w:r>
        <w:t xml:space="preserve">In this work, we have </w:t>
      </w:r>
      <w:del w:id="144" w:author="Sidhant Gupta" w:date="2014-03-18T01:02:00Z">
        <w:r w:rsidR="00943EA7" w:rsidDel="007002A5">
          <w:delText xml:space="preserve">substantially </w:delText>
        </w:r>
      </w:del>
      <w:ins w:id="145" w:author="Sidhant Gupta" w:date="2014-03-18T01:02:00Z">
        <w:r w:rsidR="007002A5">
          <w:t xml:space="preserve">significantly </w:t>
        </w:r>
      </w:ins>
      <w:r>
        <w:t xml:space="preserve">improved over previous work </w:t>
      </w:r>
      <w:r w:rsidR="00C02064">
        <w:t xml:space="preserve">by introducing a self-calibrating technique that </w:t>
      </w:r>
      <w:r>
        <w:t xml:space="preserve">dynamically generates </w:t>
      </w:r>
      <w:ins w:id="146" w:author="Shwetak Patel" w:date="2014-03-15T16:04:00Z">
        <w:r w:rsidR="004F282D">
          <w:t>a mu</w:t>
        </w:r>
      </w:ins>
      <w:ins w:id="147" w:author="Shwetak Patel" w:date="2014-03-15T16:05:00Z">
        <w:r w:rsidR="004F282D">
          <w:t>l</w:t>
        </w:r>
      </w:ins>
      <w:ins w:id="148" w:author="Shwetak Patel" w:date="2014-03-15T16:04:00Z">
        <w:r w:rsidR="004F282D">
          <w:t>ti</w:t>
        </w:r>
      </w:ins>
      <w:ins w:id="149" w:author="Shwetak Patel" w:date="2014-03-15T16:05:00Z">
        <w:r w:rsidR="004F282D">
          <w:t>-</w:t>
        </w:r>
      </w:ins>
      <w:ins w:id="150" w:author="Shwetak Patel" w:date="2014-03-15T16:04:00Z">
        <w:r w:rsidR="004F282D">
          <w:t>order</w:t>
        </w:r>
      </w:ins>
      <w:r>
        <w:t xml:space="preserve"> transfer function</w:t>
      </w:r>
      <w:r w:rsidR="009F6C19">
        <w:t xml:space="preserve"> between the </w:t>
      </w:r>
      <w:ins w:id="151" w:author="Shwetak Patel" w:date="2014-03-15T16:05:00Z">
        <w:r w:rsidR="004F282D">
          <w:t xml:space="preserve">magnetic </w:t>
        </w:r>
      </w:ins>
      <w:r w:rsidR="009F6C19">
        <w:t>sensor</w:t>
      </w:r>
      <w:ins w:id="152" w:author="Shwetak Patel" w:date="2014-03-15T16:05:00Z">
        <w:r w:rsidR="004F282D">
          <w:t>s</w:t>
        </w:r>
      </w:ins>
      <w:r w:rsidR="009F6C19">
        <w:t xml:space="preserve"> and the </w:t>
      </w:r>
      <w:ins w:id="153" w:author="Shwetak Patel" w:date="2014-03-15T16:05:00Z">
        <w:r w:rsidR="004F282D">
          <w:t xml:space="preserve">actual current across the entire range of </w:t>
        </w:r>
      </w:ins>
      <w:ins w:id="154" w:author="Shwetak Patel" w:date="2014-03-15T16:07:00Z">
        <w:r w:rsidR="004F282D">
          <w:t>power use</w:t>
        </w:r>
      </w:ins>
      <w:ins w:id="155" w:author="Shwetak Patel" w:date="2014-03-15T16:05:00Z">
        <w:r w:rsidR="004F282D">
          <w:t xml:space="preserve"> in the home</w:t>
        </w:r>
      </w:ins>
      <w:ins w:id="156" w:author="Shwetak Patel" w:date="2014-03-15T16:07:00Z">
        <w:r w:rsidR="004F282D">
          <w:t xml:space="preserve">. </w:t>
        </w:r>
        <w:r w:rsidR="00AE24E8">
          <w:t xml:space="preserve">Instead </w:t>
        </w:r>
      </w:ins>
      <w:r w:rsidR="00C02064">
        <w:t xml:space="preserve">of mathematically modeling the transfer function </w:t>
      </w:r>
      <w:r w:rsidR="00C02064" w:rsidRPr="001F016F">
        <w:rPr>
          <w:i/>
        </w:rPr>
        <w:t>a priori</w:t>
      </w:r>
      <w:r w:rsidR="00C02064">
        <w:t>, we use a learning approach to generate th</w:t>
      </w:r>
      <w:ins w:id="157" w:author="Shwetak Patel" w:date="2014-03-15T16:08:00Z">
        <w:r w:rsidR="00AE24E8">
          <w:t>is</w:t>
        </w:r>
      </w:ins>
      <w:r w:rsidR="00C02064">
        <w:t xml:space="preserve"> transfer function for each home, which is less susceptible to differences in breaker panel design and </w:t>
      </w:r>
      <w:ins w:id="158" w:author="Shwetak Patel" w:date="2014-03-15T16:08:00Z">
        <w:r w:rsidR="00AE24E8">
          <w:t xml:space="preserve">construction. In addition, it removes the need for precise placement of the sensor because it takes into account </w:t>
        </w:r>
      </w:ins>
      <w:ins w:id="159" w:author="Shwetak Patel" w:date="2014-03-15T16:09:00Z">
        <w:r w:rsidR="00AE24E8">
          <w:t>“</w:t>
        </w:r>
      </w:ins>
      <w:ins w:id="160" w:author="Shwetak Patel" w:date="2014-03-15T16:08:00Z">
        <w:r w:rsidR="00AE24E8">
          <w:t>interference</w:t>
        </w:r>
      </w:ins>
      <w:ins w:id="161" w:author="Shwetak Patel" w:date="2014-03-15T16:09:00Z">
        <w:r w:rsidR="00AE24E8">
          <w:t>”</w:t>
        </w:r>
      </w:ins>
      <w:ins w:id="162" w:author="Shwetak Patel" w:date="2014-03-15T16:08:00Z">
        <w:r w:rsidR="00AE24E8">
          <w:t xml:space="preserve"> from </w:t>
        </w:r>
      </w:ins>
      <w:ins w:id="163" w:author="Shwetak Patel" w:date="2014-03-15T16:09:00Z">
        <w:r w:rsidR="00AE24E8">
          <w:t xml:space="preserve">any </w:t>
        </w:r>
      </w:ins>
      <w:ins w:id="164" w:author="Shwetak Patel" w:date="2014-03-15T16:08:00Z">
        <w:r w:rsidR="00AE24E8">
          <w:t>branch circuits</w:t>
        </w:r>
      </w:ins>
      <w:r w:rsidR="00C02064">
        <w:t xml:space="preserve">. </w:t>
      </w:r>
      <w:r w:rsidR="00A95077">
        <w:t>P</w:t>
      </w:r>
      <w:r w:rsidR="00943EA7">
        <w:t xml:space="preserve">rior work </w:t>
      </w:r>
      <w:r w:rsidR="00A95077">
        <w:t xml:space="preserve">has also </w:t>
      </w:r>
      <w:r w:rsidR="00943EA7">
        <w:t xml:space="preserve">assumed </w:t>
      </w:r>
      <w:r w:rsidR="00A95077">
        <w:t>that a plug-in calibrator</w:t>
      </w:r>
      <w:r w:rsidR="00943EA7">
        <w:t xml:space="preserve"> would </w:t>
      </w:r>
      <w:del w:id="165" w:author="Sidhant Gupta" w:date="2014-03-18T01:03:00Z">
        <w:r w:rsidR="00943EA7" w:rsidDel="007F65E4">
          <w:delText xml:space="preserve">pull </w:delText>
        </w:r>
      </w:del>
      <w:ins w:id="166" w:author="Sidhant Gupta" w:date="2014-03-18T01:03:00Z">
        <w:r w:rsidR="007F65E4">
          <w:t xml:space="preserve">draw </w:t>
        </w:r>
      </w:ins>
      <w:r w:rsidR="00943EA7">
        <w:t xml:space="preserve">known </w:t>
      </w:r>
      <w:ins w:id="167" w:author="Sidhant Gupta" w:date="2014-03-18T01:03:00Z">
        <w:r w:rsidR="007F65E4">
          <w:t xml:space="preserve">power </w:t>
        </w:r>
      </w:ins>
      <w:r w:rsidR="00943EA7">
        <w:t xml:space="preserve">loads to fit </w:t>
      </w:r>
      <w:ins w:id="168" w:author="Shwetak Patel" w:date="2014-03-15T16:10:00Z">
        <w:r w:rsidR="00AE24E8">
          <w:t>a</w:t>
        </w:r>
      </w:ins>
      <w:r w:rsidR="00943EA7">
        <w:t xml:space="preserve"> tr</w:t>
      </w:r>
      <w:r w:rsidR="00BA3CE8">
        <w:t>ansfer function. However, the drawback</w:t>
      </w:r>
      <w:r w:rsidR="00943EA7">
        <w:t xml:space="preserve"> of this approach is that it assumes the calibrator is able to </w:t>
      </w:r>
      <w:del w:id="169" w:author="Sidhant Gupta" w:date="2014-03-18T01:03:00Z">
        <w:r w:rsidR="00943EA7" w:rsidDel="007F65E4">
          <w:delText xml:space="preserve">pull </w:delText>
        </w:r>
      </w:del>
      <w:ins w:id="170" w:author="Sidhant Gupta" w:date="2014-03-18T01:03:00Z">
        <w:r w:rsidR="007F65E4">
          <w:t xml:space="preserve">draw </w:t>
        </w:r>
      </w:ins>
      <w:r w:rsidR="00943EA7">
        <w:t>a large range of loads (</w:t>
      </w:r>
      <w:r w:rsidR="00BA3CE8">
        <w:t>~0-2</w:t>
      </w:r>
      <w:r w:rsidR="00A95077">
        <w:t>0</w:t>
      </w:r>
      <w:ins w:id="171" w:author="CSE" w:date="2014-03-19T13:38:00Z">
        <w:r w:rsidR="001156C0">
          <w:t> </w:t>
        </w:r>
      </w:ins>
      <w:r w:rsidR="00A95077">
        <w:t>kW</w:t>
      </w:r>
      <w:r w:rsidR="00943EA7">
        <w:t>) depending on the size of the home and types of appliances</w:t>
      </w:r>
      <w:r w:rsidR="00BA3CE8">
        <w:t xml:space="preserve"> present</w:t>
      </w:r>
      <w:r w:rsidR="00943EA7">
        <w:t xml:space="preserve">. This is </w:t>
      </w:r>
      <w:del w:id="172" w:author="Sidhant Gupta" w:date="2014-03-18T01:05:00Z">
        <w:r w:rsidR="00943EA7" w:rsidDel="00166A0D">
          <w:delText xml:space="preserve">not </w:delText>
        </w:r>
        <w:r w:rsidR="00BA3CE8" w:rsidDel="00166A0D">
          <w:delText>practical</w:delText>
        </w:r>
      </w:del>
      <w:ins w:id="173" w:author="Sidhant Gupta" w:date="2014-03-18T01:05:00Z">
        <w:r w:rsidR="00166A0D">
          <w:t>impractical</w:t>
        </w:r>
      </w:ins>
      <w:r w:rsidR="00BA3CE8">
        <w:t xml:space="preserve"> </w:t>
      </w:r>
      <w:r w:rsidR="00860B82">
        <w:t xml:space="preserve">because of </w:t>
      </w:r>
      <w:ins w:id="174" w:author="Sidhant Gupta" w:date="2014-03-18T22:53:00Z">
        <w:r w:rsidR="00E46B18">
          <w:t xml:space="preserve">safe </w:t>
        </w:r>
      </w:ins>
      <w:r w:rsidR="00860B82">
        <w:t xml:space="preserve">heat dissipation limitations </w:t>
      </w:r>
      <w:del w:id="175" w:author="Sidhant Gupta" w:date="2014-03-18T22:54:00Z">
        <w:r w:rsidR="00860B82" w:rsidDel="00E46B18">
          <w:delText>and not possible</w:delText>
        </w:r>
      </w:del>
      <w:ins w:id="176" w:author="Sidhant Gupta" w:date="2014-03-18T22:54:00Z">
        <w:r w:rsidR="00E46B18">
          <w:t>in addition to being difficult</w:t>
        </w:r>
      </w:ins>
      <w:r w:rsidR="00860B82">
        <w:t xml:space="preserve"> to build i</w:t>
      </w:r>
      <w:ins w:id="177" w:author="Sidhant Gupta" w:date="2014-03-18T22:54:00Z">
        <w:r w:rsidR="00E46B18">
          <w:t>t in</w:t>
        </w:r>
      </w:ins>
      <w:del w:id="178" w:author="Sidhant Gupta" w:date="2014-03-18T22:54:00Z">
        <w:r w:rsidR="00860B82" w:rsidDel="00E46B18">
          <w:delText>n</w:delText>
        </w:r>
      </w:del>
      <w:r w:rsidR="00860B82">
        <w:t xml:space="preserve"> a small form factor.</w:t>
      </w:r>
      <w:r w:rsidR="00BA3CE8">
        <w:t xml:space="preserve"> In this work, we introduce a </w:t>
      </w:r>
      <w:r w:rsidR="00981C1F">
        <w:t>technique</w:t>
      </w:r>
      <w:r w:rsidR="00BA3CE8">
        <w:t xml:space="preserve"> that uses a calibrator with a much smaller range (0-300</w:t>
      </w:r>
      <w:ins w:id="179" w:author="CSE" w:date="2014-03-19T13:38:00Z">
        <w:r w:rsidR="001156C0">
          <w:t> </w:t>
        </w:r>
      </w:ins>
      <w:del w:id="180" w:author="CSE" w:date="2014-03-19T00:59:00Z">
        <w:r w:rsidR="00BA3CE8" w:rsidDel="003B6CF5">
          <w:delText xml:space="preserve"> </w:delText>
        </w:r>
      </w:del>
      <w:r w:rsidR="00BA3CE8">
        <w:t xml:space="preserve">W) by leveraging </w:t>
      </w:r>
      <w:ins w:id="181" w:author="Sidhant Gupta" w:date="2014-03-18T22:55:00Z">
        <w:r w:rsidR="00E33FF7">
          <w:t xml:space="preserve">the insight that we can use a home’s natural </w:t>
        </w:r>
      </w:ins>
      <w:del w:id="182" w:author="Sidhant Gupta" w:date="2014-03-18T22:55:00Z">
        <w:r w:rsidR="00BA3CE8" w:rsidDel="00E33FF7">
          <w:delText>the natural</w:delText>
        </w:r>
        <w:r w:rsidR="00B932F9" w:rsidDel="00E33FF7">
          <w:delText xml:space="preserve"> </w:delText>
        </w:r>
      </w:del>
      <w:r w:rsidR="00A763DC">
        <w:t>electrical</w:t>
      </w:r>
      <w:r w:rsidR="00B932F9">
        <w:t xml:space="preserve"> activity</w:t>
      </w:r>
      <w:ins w:id="183" w:author="Shwetak Patel" w:date="2014-03-15T16:11:00Z">
        <w:r w:rsidR="00AE24E8">
          <w:t xml:space="preserve"> </w:t>
        </w:r>
      </w:ins>
      <w:del w:id="184" w:author="Sidhant Gupta" w:date="2014-03-18T22:55:00Z">
        <w:r w:rsidR="00BA3CE8" w:rsidDel="00E33FF7">
          <w:delText xml:space="preserve">in the home </w:delText>
        </w:r>
      </w:del>
      <w:del w:id="185" w:author="Sidhant Gupta" w:date="2014-03-18T01:06:00Z">
        <w:r w:rsidR="00BA3CE8" w:rsidDel="002A3380">
          <w:delText xml:space="preserve">as people use appliances </w:delText>
        </w:r>
      </w:del>
      <w:r w:rsidR="00BA3CE8">
        <w:t>throughout the day</w:t>
      </w:r>
      <w:ins w:id="186" w:author="Shwetak Patel" w:date="2014-03-15T16:11:00Z">
        <w:r w:rsidR="00AE24E8">
          <w:t xml:space="preserve"> as a part of the </w:t>
        </w:r>
      </w:ins>
      <w:ins w:id="187" w:author="Shwetak Patel" w:date="2014-03-15T16:12:00Z">
        <w:r w:rsidR="00A6012A">
          <w:t>self-</w:t>
        </w:r>
      </w:ins>
      <w:ins w:id="188" w:author="Shwetak Patel" w:date="2014-03-15T16:11:00Z">
        <w:r w:rsidR="00AE24E8">
          <w:t>calibration sequence</w:t>
        </w:r>
      </w:ins>
      <w:r w:rsidR="00BA3CE8">
        <w:t xml:space="preserve">. </w:t>
      </w:r>
    </w:p>
    <w:p w:rsidR="00BE7DDF" w:rsidRDefault="00BA3CE8" w:rsidP="00FD7054">
      <w:r>
        <w:t>T</w:t>
      </w:r>
      <w:r w:rsidR="00A3663C">
        <w:t>he main contributions of this work</w:t>
      </w:r>
      <w:r w:rsidR="00FD7054">
        <w:t xml:space="preserve"> are </w:t>
      </w:r>
      <w:del w:id="189" w:author="Sidhant Gupta" w:date="2014-03-18T01:06:00Z">
        <w:r w:rsidR="00FD7054" w:rsidDel="00796A64">
          <w:delText>listed below</w:delText>
        </w:r>
      </w:del>
      <w:ins w:id="190" w:author="Sidhant Gupta" w:date="2014-03-18T01:06:00Z">
        <w:r w:rsidR="00796A64">
          <w:t>as follows</w:t>
        </w:r>
      </w:ins>
      <w:r w:rsidR="00FD7054">
        <w:t>:</w:t>
      </w:r>
    </w:p>
    <w:p w:rsidR="00BE7DDF" w:rsidRDefault="005777E7" w:rsidP="00BE7DDF">
      <w:pPr>
        <w:numPr>
          <w:ilvl w:val="0"/>
          <w:numId w:val="35"/>
        </w:numPr>
      </w:pPr>
      <w:ins w:id="191" w:author="Shwetak Patel" w:date="2014-03-18T21:52:00Z">
        <w:r>
          <w:t xml:space="preserve">This </w:t>
        </w:r>
      </w:ins>
      <w:del w:id="192" w:author="Shwetak Patel" w:date="2014-03-18T21:52:00Z">
        <w:r w:rsidR="00BE7DDF" w:rsidDel="005777E7">
          <w:delText xml:space="preserve">Unlike </w:delText>
        </w:r>
        <w:r w:rsidR="00536642" w:rsidDel="005777E7">
          <w:fldChar w:fldCharType="begin" w:fldLock="1"/>
        </w:r>
        <w:r w:rsidR="00DD2475" w:rsidDel="005777E7">
          <w:delInstrText>ADDIN CSL_CITATION { "citationItems" : [ { "id" : "ITEM-1", "itemData" : { "DOI" : "10.1145/1753326.1753700", "ISBN" : "9781605589299", "author" : [ { "dropping-particle" : "", "family" : "Patel", "given" : "Shwetak N.", "non-dropping-particle" : "", "parse-names" : false, "suffix" : "" }, { "dropping-particle" : "", "family" : "Gupta", "given" : "Sidhant", "non-dropping-particle" : "", "parse-names" : false, "suffix" : "" }, { "dropping-particle" : "", "family" : "Reynolds", "given" : "Matthew S.", "non-dropping-particle" : "", "parse-names" : false, "suffix" : "" } ], "container-title" : "Proceedings of the 28th international conference on Human factors in computing systems - CHI '10", "id" : "ITEM-1", "issued" : { "date-parts" : [ [ "2010" ] ] }, "page" : "2471", "publisher" : "ACM Press", "publisher-place" : "New York, New York, USA", "title" : "The design and evaluation of an end-user-deployable, whole house, contactless power consumption sensor", "type" : "article-journal" }, "uris" : [ "http://www.mendeley.com/documents/?uuid=620827eb-535a-40a6-9965-cff91e0f3c9b" ] } ], "mendeley" : { "previouslyFormattedCitation" : "[10]" }, "properties" : { "noteIndex" : 0 }, "schema" : "https://github.com/citation-style-language/schema/raw/master/csl-citation.json" }</w:delInstrText>
        </w:r>
        <w:r w:rsidR="00536642" w:rsidDel="005777E7">
          <w:fldChar w:fldCharType="separate"/>
        </w:r>
        <w:r w:rsidR="00DD2475" w:rsidRPr="00DD2475" w:rsidDel="005777E7">
          <w:rPr>
            <w:noProof/>
          </w:rPr>
          <w:delText>[10]</w:delText>
        </w:r>
        <w:r w:rsidR="00536642" w:rsidDel="005777E7">
          <w:fldChar w:fldCharType="end"/>
        </w:r>
        <w:r w:rsidR="00BE7DDF" w:rsidDel="005777E7">
          <w:delText xml:space="preserve">, this </w:delText>
        </w:r>
      </w:del>
      <w:r w:rsidR="00BE7DDF">
        <w:t xml:space="preserve">approach has the ability to </w:t>
      </w:r>
      <w:r w:rsidR="00FD7054">
        <w:t xml:space="preserve">predict </w:t>
      </w:r>
      <w:r w:rsidR="00BE7DDF">
        <w:t xml:space="preserve">the </w:t>
      </w:r>
      <w:r w:rsidR="00FD7054">
        <w:t xml:space="preserve">phase angle between </w:t>
      </w:r>
      <w:r w:rsidR="00BE7DDF">
        <w:t xml:space="preserve">the </w:t>
      </w:r>
      <w:r w:rsidR="00FD7054">
        <w:t>current and vol</w:t>
      </w:r>
      <w:r w:rsidR="00142137">
        <w:t xml:space="preserve">tage </w:t>
      </w:r>
      <w:r w:rsidR="00BE7DDF">
        <w:t xml:space="preserve">to </w:t>
      </w:r>
      <w:del w:id="193" w:author="Sidhant Gupta" w:date="2014-03-18T01:06:00Z">
        <w:r w:rsidR="00BE7DDF" w:rsidDel="007C2624">
          <w:delText xml:space="preserve">actually </w:delText>
        </w:r>
      </w:del>
      <w:r w:rsidR="00BE7DDF">
        <w:t>infer true power</w:t>
      </w:r>
      <w:r w:rsidR="00142137">
        <w:t xml:space="preserve">. </w:t>
      </w:r>
      <w:r w:rsidR="00860B82">
        <w:t xml:space="preserve">This </w:t>
      </w:r>
      <w:r w:rsidR="00152337">
        <w:t>is equivalent to predicting the waveform itself and not just the magnitude.</w:t>
      </w:r>
    </w:p>
    <w:p w:rsidR="00FD7054" w:rsidRDefault="00BE7DDF" w:rsidP="00FD7054">
      <w:pPr>
        <w:numPr>
          <w:ilvl w:val="0"/>
          <w:numId w:val="35"/>
        </w:numPr>
      </w:pPr>
      <w:r>
        <w:t xml:space="preserve">A self-calibrating approach that does not require precise placement </w:t>
      </w:r>
      <w:r w:rsidR="00B90618">
        <w:t xml:space="preserve">of the sensor </w:t>
      </w:r>
      <w:r>
        <w:t>on the breaker panel</w:t>
      </w:r>
      <w:r w:rsidR="00FD7054">
        <w:t xml:space="preserve"> </w:t>
      </w:r>
      <w:r w:rsidR="00BA3CE8">
        <w:t xml:space="preserve">and uses the actual power use throughout </w:t>
      </w:r>
      <w:del w:id="194" w:author="Sidhant Gupta" w:date="2014-03-18T22:57:00Z">
        <w:r w:rsidR="00BA3CE8" w:rsidDel="00B83B17">
          <w:delText>the days</w:delText>
        </w:r>
      </w:del>
      <w:ins w:id="195" w:author="Sidhant Gupta" w:date="2014-03-18T22:57:00Z">
        <w:r w:rsidR="00B83B17">
          <w:t>a day</w:t>
        </w:r>
      </w:ins>
      <w:r w:rsidR="00BA3CE8">
        <w:t xml:space="preserve"> for calibration</w:t>
      </w:r>
      <w:ins w:id="196" w:author="Shwetak Patel" w:date="2014-03-15T16:13:00Z">
        <w:r w:rsidR="00A6012A">
          <w:t>.</w:t>
        </w:r>
      </w:ins>
    </w:p>
    <w:p w:rsidR="00FD7054" w:rsidRDefault="00BE7DDF" w:rsidP="00FD7054">
      <w:pPr>
        <w:numPr>
          <w:ilvl w:val="0"/>
          <w:numId w:val="35"/>
        </w:numPr>
      </w:pPr>
      <w:r>
        <w:t xml:space="preserve">A neural network-based learning approach that dynamically generates </w:t>
      </w:r>
      <w:ins w:id="197" w:author="Shwetak Patel" w:date="2014-03-15T16:13:00Z">
        <w:r w:rsidR="00A6012A">
          <w:t>a multi order</w:t>
        </w:r>
      </w:ins>
      <w:r w:rsidR="00BA3CE8">
        <w:t xml:space="preserve"> magnetic sensor</w:t>
      </w:r>
      <w:ins w:id="198" w:author="Shwetak Patel" w:date="2014-03-15T16:13:00Z">
        <w:r w:rsidR="00A6012A">
          <w:t xml:space="preserve"> </w:t>
        </w:r>
      </w:ins>
      <w:r w:rsidR="00BA3CE8">
        <w:t>transfer function.</w:t>
      </w:r>
    </w:p>
    <w:p w:rsidR="00FD7054" w:rsidRDefault="00142137" w:rsidP="00FD7054">
      <w:r w:rsidRPr="004B7837">
        <w:lastRenderedPageBreak/>
        <w:t xml:space="preserve">Through </w:t>
      </w:r>
      <w:r w:rsidRPr="007429B9">
        <w:t>deployments in s</w:t>
      </w:r>
      <w:ins w:id="199" w:author="CSE" w:date="2014-03-19T16:45:00Z">
        <w:r w:rsidR="00CF139E">
          <w:t>ix</w:t>
        </w:r>
      </w:ins>
      <w:del w:id="200" w:author="CSE" w:date="2014-03-19T16:45:00Z">
        <w:r w:rsidRPr="007429B9" w:rsidDel="00CF139E">
          <w:delText>even</w:delText>
        </w:r>
      </w:del>
      <w:r w:rsidRPr="007429B9">
        <w:t xml:space="preserve"> homes and one</w:t>
      </w:r>
      <w:r w:rsidR="00FD7054" w:rsidRPr="007429B9">
        <w:t xml:space="preserve"> industrial building we show </w:t>
      </w:r>
      <w:r w:rsidR="00717B48" w:rsidRPr="004B7837">
        <w:t>that this new app</w:t>
      </w:r>
      <w:r w:rsidR="0010794B" w:rsidRPr="004B7837">
        <w:t>ro</w:t>
      </w:r>
      <w:r w:rsidR="00717B48" w:rsidRPr="004B7837">
        <w:t>ach</w:t>
      </w:r>
      <w:r w:rsidR="00FD7054" w:rsidRPr="004B7837">
        <w:t xml:space="preserve"> can predict RMS current and ph</w:t>
      </w:r>
      <w:r w:rsidR="00A3663C" w:rsidRPr="004B7837">
        <w:t>ase angle</w:t>
      </w:r>
      <w:r w:rsidR="00717B48" w:rsidRPr="004B7837">
        <w:t>s</w:t>
      </w:r>
      <w:r w:rsidR="00A3663C" w:rsidRPr="004B7837">
        <w:t xml:space="preserve"> with an accuracy of </w:t>
      </w:r>
      <w:ins w:id="201" w:author="CSE" w:date="2014-03-18T22:53:00Z">
        <w:r w:rsidR="00536642" w:rsidRPr="00536642">
          <w:rPr>
            <w:rPrChange w:id="202" w:author="CSE" w:date="2014-03-18T22:58:00Z">
              <w:rPr>
                <w:highlight w:val="yellow"/>
              </w:rPr>
            </w:rPrChange>
          </w:rPr>
          <w:t>96.0</w:t>
        </w:r>
      </w:ins>
      <w:del w:id="203" w:author="CSE" w:date="2014-03-18T22:53:00Z">
        <w:r w:rsidR="00536642" w:rsidRPr="00536642">
          <w:rPr>
            <w:rPrChange w:id="204" w:author="CSE" w:date="2014-03-18T22:58:00Z">
              <w:rPr>
                <w:highlight w:val="yellow"/>
              </w:rPr>
            </w:rPrChange>
          </w:rPr>
          <w:delText>xx</w:delText>
        </w:r>
      </w:del>
      <w:r w:rsidR="00536642" w:rsidRPr="00536642">
        <w:rPr>
          <w:rPrChange w:id="205" w:author="CSE" w:date="2014-03-18T22:58:00Z">
            <w:rPr>
              <w:highlight w:val="yellow"/>
            </w:rPr>
          </w:rPrChange>
        </w:rPr>
        <w:t xml:space="preserve">% and </w:t>
      </w:r>
      <w:ins w:id="206" w:author="CSE" w:date="2014-03-18T22:53:00Z">
        <w:r w:rsidR="00536642" w:rsidRPr="00536642">
          <w:rPr>
            <w:rPrChange w:id="207" w:author="CSE" w:date="2014-03-18T22:58:00Z">
              <w:rPr>
                <w:highlight w:val="yellow"/>
              </w:rPr>
            </w:rPrChange>
          </w:rPr>
          <w:t>94.3</w:t>
        </w:r>
      </w:ins>
      <w:del w:id="208" w:author="CSE" w:date="2014-03-18T22:53:00Z">
        <w:r w:rsidR="00536642" w:rsidRPr="00536642">
          <w:rPr>
            <w:rPrChange w:id="209" w:author="CSE" w:date="2014-03-18T22:58:00Z">
              <w:rPr>
                <w:highlight w:val="yellow"/>
              </w:rPr>
            </w:rPrChange>
          </w:rPr>
          <w:delText>xx</w:delText>
        </w:r>
      </w:del>
      <w:r w:rsidR="00536642" w:rsidRPr="00536642">
        <w:rPr>
          <w:rPrChange w:id="210" w:author="CSE" w:date="2014-03-18T22:58:00Z">
            <w:rPr>
              <w:highlight w:val="yellow"/>
            </w:rPr>
          </w:rPrChange>
        </w:rPr>
        <w:t>%,</w:t>
      </w:r>
      <w:r w:rsidR="00FD7054" w:rsidRPr="004B7837">
        <w:t xml:space="preserve"> respectively. Overall it can predict real power co</w:t>
      </w:r>
      <w:r w:rsidR="00A3663C" w:rsidRPr="007429B9">
        <w:t xml:space="preserve">nsumption with an accuracy </w:t>
      </w:r>
      <w:r w:rsidR="00536642" w:rsidRPr="00536642">
        <w:rPr>
          <w:rPrChange w:id="211" w:author="CSE" w:date="2014-03-18T22:58:00Z">
            <w:rPr>
              <w:highlight w:val="yellow"/>
            </w:rPr>
          </w:rPrChange>
        </w:rPr>
        <w:t xml:space="preserve">of </w:t>
      </w:r>
      <w:ins w:id="212" w:author="CSE" w:date="2014-03-18T22:53:00Z">
        <w:r w:rsidR="00536642" w:rsidRPr="00536642">
          <w:rPr>
            <w:rPrChange w:id="213" w:author="CSE" w:date="2014-03-18T22:58:00Z">
              <w:rPr>
                <w:highlight w:val="yellow"/>
              </w:rPr>
            </w:rPrChange>
          </w:rPr>
          <w:t>95.0</w:t>
        </w:r>
      </w:ins>
      <w:del w:id="214" w:author="CSE" w:date="2014-03-18T22:53:00Z">
        <w:r w:rsidR="00536642" w:rsidRPr="00536642">
          <w:rPr>
            <w:rPrChange w:id="215" w:author="CSE" w:date="2014-03-18T22:58:00Z">
              <w:rPr>
                <w:highlight w:val="yellow"/>
              </w:rPr>
            </w:rPrChange>
          </w:rPr>
          <w:delText>xx</w:delText>
        </w:r>
      </w:del>
      <w:r w:rsidR="00536642" w:rsidRPr="00536642">
        <w:rPr>
          <w:rPrChange w:id="216" w:author="CSE" w:date="2014-03-18T22:58:00Z">
            <w:rPr>
              <w:highlight w:val="yellow"/>
            </w:rPr>
          </w:rPrChange>
        </w:rPr>
        <w:t>%</w:t>
      </w:r>
      <w:ins w:id="217" w:author="Shwetak Patel" w:date="2014-03-15T16:14:00Z">
        <w:r w:rsidR="0054724F" w:rsidRPr="004B7837">
          <w:t xml:space="preserve"> </w:t>
        </w:r>
      </w:ins>
      <w:ins w:id="218" w:author="Shwetak Patel" w:date="2014-03-15T16:15:00Z">
        <w:r w:rsidR="0090107F" w:rsidRPr="007429B9">
          <w:t xml:space="preserve">in real-world </w:t>
        </w:r>
        <w:r w:rsidR="00B05E64" w:rsidRPr="004B7837">
          <w:t>use</w:t>
        </w:r>
      </w:ins>
      <w:r w:rsidRPr="004B7837">
        <w:t xml:space="preserve">. We also </w:t>
      </w:r>
      <w:r w:rsidR="00832FA8" w:rsidRPr="004B7837">
        <w:t xml:space="preserve">evaluated our technique by placing the sensors </w:t>
      </w:r>
      <w:r w:rsidR="00717B48" w:rsidRPr="004B7837">
        <w:t xml:space="preserve">in </w:t>
      </w:r>
      <w:r w:rsidR="0020532F" w:rsidRPr="004B7837">
        <w:t>different non-ideal</w:t>
      </w:r>
      <w:r w:rsidR="00832FA8" w:rsidRPr="004B7837">
        <w:t xml:space="preserve"> positions o</w:t>
      </w:r>
      <w:r w:rsidR="00717B48" w:rsidRPr="004B7837">
        <w:t>n</w:t>
      </w:r>
      <w:r w:rsidR="00832FA8" w:rsidRPr="004B7837">
        <w:t xml:space="preserve"> the panel and achieved an accuracy of 9</w:t>
      </w:r>
      <w:ins w:id="219" w:author="CSE" w:date="2014-03-19T13:43:00Z">
        <w:r w:rsidR="001156C0">
          <w:t>7</w:t>
        </w:r>
      </w:ins>
      <w:del w:id="220" w:author="CSE" w:date="2014-03-19T13:43:00Z">
        <w:r w:rsidR="00832FA8" w:rsidRPr="004B7837" w:rsidDel="001156C0">
          <w:delText>6</w:delText>
        </w:r>
      </w:del>
      <w:r w:rsidR="00832FA8" w:rsidRPr="004B7837">
        <w:t>.</w:t>
      </w:r>
      <w:ins w:id="221" w:author="CSE" w:date="2014-03-19T13:43:00Z">
        <w:r w:rsidR="001156C0">
          <w:t>4</w:t>
        </w:r>
      </w:ins>
      <w:del w:id="222" w:author="CSE" w:date="2014-03-19T13:43:00Z">
        <w:r w:rsidR="00832FA8" w:rsidRPr="004B7837" w:rsidDel="001156C0">
          <w:delText>2</w:delText>
        </w:r>
      </w:del>
      <w:r w:rsidR="00832FA8" w:rsidRPr="004B7837">
        <w:t>% across all the placements.</w:t>
      </w:r>
    </w:p>
    <w:p w:rsidR="006B3F1F" w:rsidRDefault="005F1860" w:rsidP="009D0E6F">
      <w:pPr>
        <w:pStyle w:val="Heading1"/>
        <w:spacing w:before="0"/>
      </w:pPr>
      <w:r>
        <w:t>RELATED WORK</w:t>
      </w:r>
    </w:p>
    <w:p w:rsidR="004D26EA" w:rsidRDefault="00304CBD" w:rsidP="00696365">
      <w:ins w:id="223" w:author="Shwetak Patel" w:date="2014-03-15T16:15:00Z">
        <w:r>
          <w:t>There are many c</w:t>
        </w:r>
      </w:ins>
      <w:r w:rsidR="004D26EA">
        <w:t>ommercial</w:t>
      </w:r>
      <w:r w:rsidR="00E12B2D">
        <w:t>ly</w:t>
      </w:r>
      <w:r w:rsidR="004D26EA">
        <w:t xml:space="preserve"> available </w:t>
      </w:r>
      <w:r w:rsidR="00E12B2D">
        <w:t xml:space="preserve">sensors </w:t>
      </w:r>
      <w:r w:rsidR="004D26EA">
        <w:t xml:space="preserve">for </w:t>
      </w:r>
      <w:r w:rsidR="00696365">
        <w:t>m</w:t>
      </w:r>
      <w:r w:rsidR="00801E4A">
        <w:t>easuring</w:t>
      </w:r>
      <w:r w:rsidR="004D26EA">
        <w:t xml:space="preserve"> and showing</w:t>
      </w:r>
      <w:r w:rsidR="00801E4A">
        <w:t xml:space="preserve"> </w:t>
      </w:r>
      <w:r w:rsidR="00E12B2D">
        <w:t xml:space="preserve">appliance </w:t>
      </w:r>
      <w:r w:rsidR="00922325">
        <w:t>level</w:t>
      </w:r>
      <w:ins w:id="224" w:author="Shwetak Patel" w:date="2014-03-15T16:16:00Z">
        <w:r>
          <w:t xml:space="preserve"> energy use at each outlet, such </w:t>
        </w:r>
      </w:ins>
      <w:r w:rsidR="00922325">
        <w:t xml:space="preserve">as </w:t>
      </w:r>
      <w:ins w:id="225" w:author="Shwetak Patel" w:date="2014-03-15T16:16:00Z">
        <w:r>
          <w:t xml:space="preserve">the </w:t>
        </w:r>
      </w:ins>
      <w:r w:rsidR="00922325">
        <w:t>Conserve Insight</w:t>
      </w:r>
      <w:r w:rsidR="00922325" w:rsidRPr="00922325">
        <w:t>™</w:t>
      </w:r>
      <w:r w:rsidR="001B5BED">
        <w:t xml:space="preserve">, </w:t>
      </w:r>
      <w:proofErr w:type="spellStart"/>
      <w:r w:rsidR="00E069D8">
        <w:t>GreenSwitch</w:t>
      </w:r>
      <w:proofErr w:type="spellEnd"/>
      <w:r w:rsidR="001B5BED">
        <w:t>, and</w:t>
      </w:r>
      <w:r w:rsidR="00922325">
        <w:t xml:space="preserve"> Kill-A-Watt</w:t>
      </w:r>
      <w:r w:rsidR="00922325" w:rsidRPr="00922325">
        <w:t>™</w:t>
      </w:r>
      <w:r w:rsidR="006D567B">
        <w:t xml:space="preserve">. </w:t>
      </w:r>
      <w:r w:rsidR="00BC4090">
        <w:t>In case of</w:t>
      </w:r>
      <w:r w:rsidR="00B4551D">
        <w:t xml:space="preserve"> whole house power consumption, </w:t>
      </w:r>
      <w:del w:id="226" w:author="Sidhant Gupta" w:date="2014-03-18T01:08:00Z">
        <w:r w:rsidR="00B4551D" w:rsidDel="00615F92">
          <w:delText>there are</w:delText>
        </w:r>
      </w:del>
      <w:ins w:id="227" w:author="Sidhant Gupta" w:date="2014-03-18T01:08:00Z">
        <w:r w:rsidR="00615F92">
          <w:t>some of the</w:t>
        </w:r>
      </w:ins>
      <w:r w:rsidR="00B4551D">
        <w:t xml:space="preserve"> </w:t>
      </w:r>
      <w:ins w:id="228" w:author="Sidhant Gupta" w:date="2014-03-18T01:09:00Z">
        <w:r w:rsidR="00615F92">
          <w:t xml:space="preserve">popular </w:t>
        </w:r>
      </w:ins>
      <w:del w:id="229" w:author="Sidhant Gupta" w:date="2014-03-18T01:08:00Z">
        <w:r w:rsidR="00B4551D" w:rsidDel="00615F92">
          <w:delText xml:space="preserve">some </w:delText>
        </w:r>
      </w:del>
      <w:r w:rsidR="00B4551D">
        <w:t>commercially</w:t>
      </w:r>
      <w:r w:rsidR="004B1793">
        <w:t xml:space="preserve"> available solutions </w:t>
      </w:r>
      <w:del w:id="230" w:author="Sidhant Gupta" w:date="2014-03-18T01:08:00Z">
        <w:r w:rsidR="004B1793" w:rsidDel="00615F92">
          <w:delText>such as</w:delText>
        </w:r>
      </w:del>
      <w:ins w:id="231" w:author="Sidhant Gupta" w:date="2014-03-18T01:08:00Z">
        <w:r w:rsidR="00615F92">
          <w:t>are</w:t>
        </w:r>
      </w:ins>
      <w:r w:rsidR="004B1793">
        <w:t xml:space="preserve"> </w:t>
      </w:r>
      <w:r w:rsidR="001B5BED">
        <w:t>The Energy Detective and (TED</w:t>
      </w:r>
      <w:r w:rsidR="001B5BED" w:rsidRPr="00696365">
        <w:t>®</w:t>
      </w:r>
      <w:r w:rsidR="000C3B7C">
        <w:t>) and</w:t>
      </w:r>
      <w:r w:rsidR="001B5BED">
        <w:t xml:space="preserve"> </w:t>
      </w:r>
      <w:ins w:id="232" w:author="Shwetak Patel" w:date="2014-03-15T16:17:00Z">
        <w:r w:rsidR="00D81EC1">
          <w:t xml:space="preserve">the </w:t>
        </w:r>
      </w:ins>
      <w:proofErr w:type="spellStart"/>
      <w:r w:rsidR="001B5BED">
        <w:t>PowerCost</w:t>
      </w:r>
      <w:proofErr w:type="spellEnd"/>
      <w:r w:rsidR="001B5BED">
        <w:t xml:space="preserve"> Monitor.</w:t>
      </w:r>
      <w:r w:rsidR="00373E4E">
        <w:t xml:space="preserve"> Installing TED</w:t>
      </w:r>
      <w:r w:rsidR="00BB3FED">
        <w:t xml:space="preserve"> involves </w:t>
      </w:r>
      <w:r w:rsidR="00AE30DB">
        <w:t xml:space="preserve">placing a </w:t>
      </w:r>
      <w:del w:id="233" w:author="CSE" w:date="2014-03-19T16:46:00Z">
        <w:r w:rsidR="00AE30DB" w:rsidDel="003110C7">
          <w:delText>transformer-based current</w:delText>
        </w:r>
        <w:r w:rsidR="00373E4E" w:rsidDel="003110C7">
          <w:delText xml:space="preserve"> sensor</w:delText>
        </w:r>
      </w:del>
      <w:ins w:id="234" w:author="Sidhant Gupta" w:date="2014-03-18T01:09:00Z">
        <w:del w:id="235" w:author="CSE" w:date="2014-03-19T16:46:00Z">
          <w:r w:rsidR="00615F92" w:rsidDel="003110C7">
            <w:delText>, a current transformer (</w:delText>
          </w:r>
        </w:del>
        <w:r w:rsidR="00615F92">
          <w:t>CT</w:t>
        </w:r>
        <w:del w:id="236" w:author="CSE" w:date="2014-03-19T16:46:00Z">
          <w:r w:rsidR="00615F92" w:rsidDel="003110C7">
            <w:delText>)</w:delText>
          </w:r>
        </w:del>
      </w:ins>
      <w:r w:rsidR="00373E4E">
        <w:t xml:space="preserve"> around the main electrical feed</w:t>
      </w:r>
      <w:ins w:id="237" w:author="CSE" w:date="2014-03-19T13:48:00Z">
        <w:r w:rsidR="003739F2">
          <w:t>s</w:t>
        </w:r>
      </w:ins>
      <w:ins w:id="238" w:author="Sidhant Gupta" w:date="2014-03-18T01:13:00Z">
        <w:r w:rsidR="00C47BB5">
          <w:t xml:space="preserve"> (mains)</w:t>
        </w:r>
      </w:ins>
      <w:r w:rsidR="00373E4E">
        <w:t xml:space="preserve"> </w:t>
      </w:r>
      <w:r w:rsidR="00536642" w:rsidRPr="00536642">
        <w:rPr>
          <w:i/>
          <w:rPrChange w:id="239" w:author="Sidhant Gupta" w:date="2014-03-18T01:09:00Z">
            <w:rPr/>
          </w:rPrChange>
        </w:rPr>
        <w:t>inside</w:t>
      </w:r>
      <w:r w:rsidR="00373E4E">
        <w:t xml:space="preserve"> </w:t>
      </w:r>
      <w:r w:rsidR="00CB684A">
        <w:t xml:space="preserve">the breaker panel, which </w:t>
      </w:r>
      <w:ins w:id="240" w:author="Shwetak Patel" w:date="2014-03-15T16:18:00Z">
        <w:del w:id="241" w:author="Sidhant Gupta" w:date="2014-03-18T01:09:00Z">
          <w:r w:rsidR="00D81EC1" w:rsidDel="00615F92">
            <w:delText>requires</w:delText>
          </w:r>
        </w:del>
      </w:ins>
      <w:ins w:id="242" w:author="Sidhant Gupta" w:date="2014-03-18T01:09:00Z">
        <w:r w:rsidR="00615F92">
          <w:t>requires a</w:t>
        </w:r>
      </w:ins>
      <w:ins w:id="243" w:author="Shwetak Patel" w:date="2014-03-15T16:18:00Z">
        <w:r w:rsidR="00D81EC1">
          <w:t xml:space="preserve"> professional installation</w:t>
        </w:r>
      </w:ins>
      <w:ins w:id="244" w:author="Sidhant Gupta" w:date="2014-03-18T01:09:00Z">
        <w:r w:rsidR="00615F92">
          <w:t xml:space="preserve"> due to high-voltage shock hazard</w:t>
        </w:r>
      </w:ins>
      <w:r w:rsidR="00CB684A">
        <w:t>.</w:t>
      </w:r>
      <w:r w:rsidR="00A47E8C">
        <w:t xml:space="preserve"> On the other hand</w:t>
      </w:r>
      <w:r w:rsidR="00E95F0C">
        <w:t xml:space="preserve">, </w:t>
      </w:r>
      <w:proofErr w:type="spellStart"/>
      <w:r w:rsidR="00E95F0C">
        <w:t>PowerCost</w:t>
      </w:r>
      <w:proofErr w:type="spellEnd"/>
      <w:r w:rsidR="00E95F0C">
        <w:t xml:space="preserve"> can</w:t>
      </w:r>
      <w:r w:rsidR="004745C8">
        <w:t xml:space="preserve"> easily</w:t>
      </w:r>
      <w:r w:rsidR="00E95F0C">
        <w:t xml:space="preserve"> be</w:t>
      </w:r>
      <w:r w:rsidR="004745C8">
        <w:t xml:space="preserve"> installed by a hom</w:t>
      </w:r>
      <w:r w:rsidR="00E95F0C">
        <w:t>eowner without hiring a</w:t>
      </w:r>
      <w:r w:rsidR="000C3B7C">
        <w:t>n</w:t>
      </w:r>
      <w:r w:rsidR="00E95F0C">
        <w:t xml:space="preserve"> electrician, b</w:t>
      </w:r>
      <w:r w:rsidR="00B316FC">
        <w:t>ut</w:t>
      </w:r>
      <w:del w:id="245" w:author="Sidhant Gupta" w:date="2014-03-18T01:10:00Z">
        <w:r w:rsidR="00B316FC" w:rsidDel="00615F92">
          <w:delText xml:space="preserve"> it</w:delText>
        </w:r>
      </w:del>
      <w:r w:rsidR="00B316FC">
        <w:t xml:space="preserve"> requires either electromechanical meters or electronic meters </w:t>
      </w:r>
      <w:r w:rsidR="00E95F0C">
        <w:t xml:space="preserve">with an exposed </w:t>
      </w:r>
      <w:ins w:id="246" w:author="Sidhant Gupta" w:date="2014-03-18T01:11:00Z">
        <w:r w:rsidR="00615F92">
          <w:t xml:space="preserve">and compatible </w:t>
        </w:r>
      </w:ins>
      <w:r w:rsidR="00E95F0C">
        <w:t xml:space="preserve">optical port. Hence it is </w:t>
      </w:r>
      <w:r w:rsidR="00B316FC">
        <w:t xml:space="preserve">constrained </w:t>
      </w:r>
      <w:r w:rsidR="00F17E43">
        <w:t>to specifi</w:t>
      </w:r>
      <w:r w:rsidR="00E95F0C">
        <w:t>c type of meter</w:t>
      </w:r>
      <w:ins w:id="247" w:author="Sidhant Gupta" w:date="2014-03-18T01:10:00Z">
        <w:r w:rsidR="00615F92">
          <w:t>s</w:t>
        </w:r>
      </w:ins>
      <w:ins w:id="248" w:author="Sidhant Gupta" w:date="2014-03-18T01:11:00Z">
        <w:r w:rsidR="00615F92">
          <w:t xml:space="preserve"> </w:t>
        </w:r>
      </w:ins>
      <w:ins w:id="249" w:author="Sidhant Gupta" w:date="2014-03-18T01:12:00Z">
        <w:r w:rsidR="00B0527D">
          <w:t>with</w:t>
        </w:r>
      </w:ins>
      <w:ins w:id="250" w:author="Sidhant Gupta" w:date="2014-03-18T01:11:00Z">
        <w:r w:rsidR="00615F92">
          <w:t xml:space="preserve"> its update rate as well as performance dependent on the meter and exposed data ports</w:t>
        </w:r>
      </w:ins>
      <w:ins w:id="251" w:author="Sidhant Gupta" w:date="2014-03-18T01:12:00Z">
        <w:r w:rsidR="00B0527D">
          <w:t xml:space="preserve"> of the same</w:t>
        </w:r>
      </w:ins>
      <w:del w:id="252" w:author="Sidhant Gupta" w:date="2014-03-18T01:10:00Z">
        <w:r w:rsidR="00E95F0C" w:rsidDel="00615F92">
          <w:delText>s</w:delText>
        </w:r>
      </w:del>
      <w:r w:rsidR="00F17E43">
        <w:t xml:space="preserve">. </w:t>
      </w:r>
    </w:p>
    <w:p w:rsidR="00994431" w:rsidRDefault="0090562C" w:rsidP="006D66C8">
      <w:r>
        <w:t xml:space="preserve">Because </w:t>
      </w:r>
      <w:ins w:id="253" w:author="Sidhant Gupta" w:date="2014-03-19T19:10:00Z">
        <w:r w:rsidR="0025529C">
          <w:t xml:space="preserve">of </w:t>
        </w:r>
      </w:ins>
      <w:del w:id="254" w:author="Sidhant Gupta" w:date="2014-03-18T01:12:00Z">
        <w:r w:rsidDel="00C47BB5">
          <w:delText xml:space="preserve">of </w:delText>
        </w:r>
        <w:r w:rsidDel="00056AD7">
          <w:delText xml:space="preserve">these </w:delText>
        </w:r>
        <w:r w:rsidR="00035EE8" w:rsidDel="00C47BB5">
          <w:delText>limitations of existing techniques</w:delText>
        </w:r>
      </w:del>
      <w:ins w:id="255" w:author="Sidhant Gupta" w:date="2014-03-18T01:12:00Z">
        <w:r w:rsidR="00C47BB5">
          <w:t>such limitations</w:t>
        </w:r>
      </w:ins>
      <w:r>
        <w:t>,</w:t>
      </w:r>
      <w:r w:rsidR="00035EE8">
        <w:t xml:space="preserve"> contactless solutions </w:t>
      </w:r>
      <w:ins w:id="256" w:author="Shwetak Patel" w:date="2014-03-15T16:19:00Z">
        <w:r w:rsidR="00D81EC1">
          <w:t>are emerging that try to infer power without having direct access to the mains</w:t>
        </w:r>
      </w:ins>
      <w:r>
        <w:t xml:space="preserve">. </w:t>
      </w:r>
      <w:r w:rsidR="004F3B44">
        <w:t xml:space="preserve">Cooley </w:t>
      </w:r>
      <w:r w:rsidR="00536642" w:rsidRPr="00536642">
        <w:rPr>
          <w:i/>
          <w:rPrChange w:id="257" w:author="CSE" w:date="2014-03-19T01:01:00Z">
            <w:rPr/>
          </w:rPrChange>
        </w:rPr>
        <w:t>et al</w:t>
      </w:r>
      <w:r w:rsidR="004F3B44">
        <w:t xml:space="preserve">. </w:t>
      </w:r>
      <w:r w:rsidR="00536642">
        <w:rPr>
          <w:b/>
        </w:rPr>
        <w:fldChar w:fldCharType="begin" w:fldLock="1"/>
      </w:r>
      <w:r w:rsidR="004A7914">
        <w:rPr>
          <w:b/>
        </w:rPr>
        <w:instrText>ADDIN CSL_CITATION { "citationItems" : [ { "id" : "ITEM-1", "itemData" : { "author" : [ { "dropping-particle" : "", "family" : "Cooley", "given" : "John J", "non-dropping-particle" : "", "parse-names" : false, "suffix" : "" }, { "dropping-particle" : "", "family" : "Member", "given" : "Student", "non-dropping-particle" : "", "parse-names" : false, "suffix" : "" }, { "dropping-particle" : "", "family" : "Vickery", "given" : "Daniel", "non-dropping-particle" : "", "parse-names" : false, "suffix" : "" }, { "dropping-particle" : "", "family" : "Member", "given" : "Al-thaddeus Avestruz", "non-dropping-particle" : "", "parse-names" : false, "suffix" : "" }, { "dropping-particle" : "", "family" : "Member", "given" : "Zachary Clifford", "non-dropping-particle" : "", "parse-names" : false, "suffix" : "" }, { "dropping-particle" : "", "family" : "Fellow", "given" : "Steven B Leeb", "non-dropping-particle" : "", "parse-names" : false, "suffix" : "" } ], "id" : "ITEM-1", "issued" : { "date-parts" : [ [ "0" ] ] }, "title" : "A Retrofit 60 Hz Current Sensor for Power Monitoring at the Circuit Breaker Panel", "type" : "article-journal" }, "uris" : [ "http://www.mendeley.com/documents/?uuid=b90819cd-b57e-458b-a4f2-9530f2b9810f", "http://www.mendeley.com/documents/?uuid=5759ae68-a8ba-422b-ba66-cb776a721cf5" ] } ], "mendeley" : { "previouslyFormattedCitation" : "[5]" }, "properties" : { "noteIndex" : 0 }, "schema" : "https://github.com/citation-style-language/schema/raw/master/csl-citation.json" }</w:instrText>
      </w:r>
      <w:r w:rsidR="00536642">
        <w:rPr>
          <w:b/>
        </w:rPr>
        <w:fldChar w:fldCharType="separate"/>
      </w:r>
      <w:r w:rsidR="00BF4711" w:rsidRPr="00BF4711">
        <w:rPr>
          <w:noProof/>
        </w:rPr>
        <w:t>[5]</w:t>
      </w:r>
      <w:r w:rsidR="00536642">
        <w:rPr>
          <w:b/>
        </w:rPr>
        <w:fldChar w:fldCharType="end"/>
      </w:r>
      <w:r w:rsidR="006D66C8">
        <w:rPr>
          <w:b/>
        </w:rPr>
        <w:t xml:space="preserve"> </w:t>
      </w:r>
      <w:r>
        <w:t>describe</w:t>
      </w:r>
      <w:r w:rsidR="00E23EE2">
        <w:t>s</w:t>
      </w:r>
      <w:r w:rsidR="00035EE8">
        <w:t xml:space="preserve"> one such</w:t>
      </w:r>
      <w:r w:rsidR="006D66C8">
        <w:t xml:space="preserve"> solution that measures the current </w:t>
      </w:r>
      <w:ins w:id="258" w:author="Shwetak Patel" w:date="2014-03-15T16:28:00Z">
        <w:r w:rsidR="006E77B4">
          <w:t>a</w:t>
        </w:r>
      </w:ins>
      <w:ins w:id="259" w:author="Shwetak Patel" w:date="2014-03-15T16:29:00Z">
        <w:r w:rsidR="006E77B4">
          <w:t xml:space="preserve">t </w:t>
        </w:r>
      </w:ins>
      <w:ins w:id="260" w:author="Shwetak Patel" w:date="2014-03-15T16:30:00Z">
        <w:r w:rsidR="006E77B4">
          <w:t>individual</w:t>
        </w:r>
      </w:ins>
      <w:ins w:id="261" w:author="Shwetak Patel" w:date="2014-03-15T16:29:00Z">
        <w:r w:rsidR="006E77B4">
          <w:t xml:space="preserve"> </w:t>
        </w:r>
      </w:ins>
      <w:ins w:id="262" w:author="Shwetak Patel" w:date="2014-03-15T16:30:00Z">
        <w:r w:rsidR="006E77B4">
          <w:t>circuit breakers using a magnetic sensor place</w:t>
        </w:r>
      </w:ins>
      <w:ins w:id="263" w:author="Shwetak Patel" w:date="2014-03-15T16:32:00Z">
        <w:r w:rsidR="006E77B4">
          <w:t>d</w:t>
        </w:r>
      </w:ins>
      <w:ins w:id="264" w:author="Shwetak Patel" w:date="2014-03-15T16:30:00Z">
        <w:r w:rsidR="006E77B4">
          <w:t xml:space="preserve"> on the face of the</w:t>
        </w:r>
      </w:ins>
      <w:r w:rsidR="006D66C8">
        <w:t xml:space="preserve"> breaker </w:t>
      </w:r>
      <w:ins w:id="265" w:author="Shwetak Patel" w:date="2014-03-15T16:21:00Z">
        <w:r w:rsidR="00D81EC1">
          <w:t xml:space="preserve">switch </w:t>
        </w:r>
      </w:ins>
      <w:ins w:id="266" w:author="Shwetak Patel" w:date="2014-03-15T16:30:00Z">
        <w:r w:rsidR="006E77B4">
          <w:t xml:space="preserve"> itself. </w:t>
        </w:r>
      </w:ins>
      <w:r w:rsidR="006D66C8">
        <w:t>While this</w:t>
      </w:r>
      <w:r w:rsidR="00044460">
        <w:t xml:space="preserve"> approach is promising</w:t>
      </w:r>
      <w:ins w:id="267" w:author="Shwetak Patel" w:date="2014-03-15T16:32:00Z">
        <w:r w:rsidR="006E77B4">
          <w:t>, m</w:t>
        </w:r>
      </w:ins>
      <w:ins w:id="268" w:author="Shwetak Patel" w:date="2014-03-15T16:22:00Z">
        <w:r w:rsidR="00D81EC1">
          <w:t>ost electric codes do not allow anything to</w:t>
        </w:r>
        <w:r w:rsidR="006E77B4">
          <w:t xml:space="preserve"> be placed on the </w:t>
        </w:r>
      </w:ins>
      <w:ins w:id="269" w:author="Shwetak Patel" w:date="2014-03-15T16:30:00Z">
        <w:r w:rsidR="006E77B4">
          <w:t>circuit breakers for extended use</w:t>
        </w:r>
      </w:ins>
      <w:ins w:id="270" w:author="Shwetak Patel" w:date="2014-03-15T16:22:00Z">
        <w:r w:rsidR="00D81EC1">
          <w:t xml:space="preserve"> because of the </w:t>
        </w:r>
      </w:ins>
      <w:ins w:id="271" w:author="Shwetak Patel" w:date="2014-03-15T16:23:00Z">
        <w:r w:rsidR="00D81EC1">
          <w:t>potential</w:t>
        </w:r>
      </w:ins>
      <w:ins w:id="272" w:author="Shwetak Patel" w:date="2014-03-15T16:22:00Z">
        <w:r w:rsidR="00D81EC1">
          <w:t xml:space="preserve"> </w:t>
        </w:r>
      </w:ins>
      <w:ins w:id="273" w:author="Shwetak Patel" w:date="2014-03-15T16:31:00Z">
        <w:r w:rsidR="006E77B4">
          <w:t>interference</w:t>
        </w:r>
      </w:ins>
      <w:ins w:id="274" w:author="Shwetak Patel" w:date="2014-03-15T16:23:00Z">
        <w:r w:rsidR="006E77B4">
          <w:t xml:space="preserve"> with its </w:t>
        </w:r>
      </w:ins>
      <w:ins w:id="275" w:author="Sidhant Gupta" w:date="2014-03-18T01:14:00Z">
        <w:r w:rsidR="00926187">
          <w:t xml:space="preserve">life-saving cutoff </w:t>
        </w:r>
      </w:ins>
      <w:ins w:id="276" w:author="Shwetak Patel" w:date="2014-03-15T16:23:00Z">
        <w:r w:rsidR="006E77B4">
          <w:t>operation.</w:t>
        </w:r>
      </w:ins>
      <w:ins w:id="277" w:author="Shwetak Patel" w:date="2014-03-15T16:32:00Z">
        <w:r w:rsidR="006E77B4">
          <w:t xml:space="preserve"> </w:t>
        </w:r>
      </w:ins>
      <w:ins w:id="278" w:author="Sidhant Gupta" w:date="2014-03-18T01:14:00Z">
        <w:r w:rsidR="00780E5C">
          <w:t xml:space="preserve">In addition, </w:t>
        </w:r>
      </w:ins>
      <w:ins w:id="279" w:author="Shwetak Patel" w:date="2014-03-15T16:32:00Z">
        <w:del w:id="280" w:author="Sidhant Gupta" w:date="2014-03-18T01:14:00Z">
          <w:r w:rsidR="006E77B4" w:rsidDel="00780E5C">
            <w:delText>A</w:delText>
          </w:r>
        </w:del>
      </w:ins>
      <w:ins w:id="281" w:author="Sidhant Gupta" w:date="2014-03-18T01:14:00Z">
        <w:r w:rsidR="00780E5C">
          <w:t>a</w:t>
        </w:r>
      </w:ins>
      <w:ins w:id="282" w:author="Shwetak Patel" w:date="2014-03-15T16:32:00Z">
        <w:r w:rsidR="006E77B4">
          <w:t xml:space="preserve"> sensor would have to be placed on each circuit breaker to gather whole home power </w:t>
        </w:r>
      </w:ins>
      <w:ins w:id="283" w:author="Shwetak Patel" w:date="2014-03-15T16:33:00Z">
        <w:r w:rsidR="006E77B4">
          <w:t>use</w:t>
        </w:r>
      </w:ins>
      <w:ins w:id="284" w:author="Shwetak Patel" w:date="2014-03-15T16:32:00Z">
        <w:r w:rsidR="006E77B4">
          <w:t xml:space="preserve"> or on the main circuit breaker, if present. </w:t>
        </w:r>
      </w:ins>
      <w:proofErr w:type="spellStart"/>
      <w:r w:rsidR="004F3B44">
        <w:t>Lorek</w:t>
      </w:r>
      <w:proofErr w:type="spellEnd"/>
      <w:r w:rsidR="004F3B44">
        <w:t xml:space="preserve"> </w:t>
      </w:r>
      <w:r w:rsidR="00536642" w:rsidRPr="00536642">
        <w:rPr>
          <w:i/>
          <w:rPrChange w:id="285" w:author="CSE" w:date="2014-03-19T01:01:00Z">
            <w:rPr/>
          </w:rPrChange>
        </w:rPr>
        <w:t>et al</w:t>
      </w:r>
      <w:r w:rsidR="004F3B44">
        <w:t xml:space="preserve">. </w:t>
      </w:r>
      <w:r w:rsidR="00536642">
        <w:fldChar w:fldCharType="begin" w:fldLock="1"/>
      </w:r>
      <w:r w:rsidR="004A7914">
        <w:instrText>ADDIN CSL_CITATION { "citationItems" : [ { "id" : "ITEM-1", "itemData" : { "DOI" : "10.1109/ICSENS.2013.6688592", "ISBN" : "978-1-4673-4642-9", "author" : [ { "dropping-particle" : "", "family" : "Lorek", "given" : "Michael C.", "non-dropping-particle" : "", "parse-names" : false, "suffix" : "" }, { "dropping-particle" : "", "family" : "Chraim", "given" : "Fabien", "non-dropping-particle" : "", "parse-names" : false, "suffix" : "" }, { "dropping-particle" : "", "family" : "Pister", "given" : "Kristofer S. J.", "non-dropping-particle" : "", "parse-names" : false, "suffix" : "" }, { "dropping-particle" : "", "family" : "Lanzisera", "given" : "Steven", "non-dropping-particle" : "", "parse-names" : false, "suffix" : "" } ], "container-title" : "2013 Ieee Sensors", "id" : "ITEM-1", "issued" : { "date-parts" : [ [ "2013", "11" ] ] }, "page" : "1-4", "publisher" : "Ieee", "title" : "COTS-based stick-on electricity meters for building submetering", "type" : "article-journal" }, "uris" : [ "http://www.mendeley.com/documents/?uuid=ca4a6602-66e8-4c40-9fc9-3e3c4c587d55", "http://www.mendeley.com/documents/?uuid=7ead1e8c-20f9-41b6-97f9-df6a46d5d098" ] } ], "mendeley" : { "previouslyFormattedCitation" : "[10]" }, "properties" : { "noteIndex" : 0 }, "schema" : "https://github.com/citation-style-language/schema/raw/master/csl-citation.json" }</w:instrText>
      </w:r>
      <w:r w:rsidR="00536642">
        <w:fldChar w:fldCharType="separate"/>
      </w:r>
      <w:r w:rsidR="00BF4711" w:rsidRPr="00BF4711">
        <w:rPr>
          <w:noProof/>
        </w:rPr>
        <w:t>[10]</w:t>
      </w:r>
      <w:r w:rsidR="00536642">
        <w:fldChar w:fldCharType="end"/>
      </w:r>
      <w:r w:rsidR="00994431">
        <w:t xml:space="preserve"> </w:t>
      </w:r>
      <w:r w:rsidR="004F3B44">
        <w:t xml:space="preserve">also </w:t>
      </w:r>
      <w:r w:rsidR="00496841">
        <w:t xml:space="preserve">describes a similar magnetic field based approach where a magnetic sensor have to </w:t>
      </w:r>
      <w:r w:rsidR="00152337">
        <w:t xml:space="preserve">be </w:t>
      </w:r>
      <w:r w:rsidR="00496841">
        <w:t>placed o</w:t>
      </w:r>
      <w:r w:rsidR="00215C3B">
        <w:t xml:space="preserve">n every </w:t>
      </w:r>
      <w:ins w:id="286" w:author="Shwetak Patel" w:date="2014-03-15T16:20:00Z">
        <w:r w:rsidR="00D81EC1">
          <w:t xml:space="preserve">breaker </w:t>
        </w:r>
      </w:ins>
      <w:r w:rsidR="00215C3B">
        <w:t xml:space="preserve">switch </w:t>
      </w:r>
      <w:ins w:id="287" w:author="Shwetak Patel" w:date="2014-03-15T16:20:00Z">
        <w:r w:rsidR="00D81EC1">
          <w:t>on</w:t>
        </w:r>
      </w:ins>
      <w:r w:rsidR="00215C3B">
        <w:t xml:space="preserve"> the panel. In addition to requiring a </w:t>
      </w:r>
      <w:ins w:id="288" w:author="Shwetak Patel" w:date="2014-03-15T16:20:00Z">
        <w:r w:rsidR="00D81EC1">
          <w:t>number</w:t>
        </w:r>
      </w:ins>
      <w:r w:rsidR="00215C3B">
        <w:t xml:space="preserve"> of sensors, </w:t>
      </w:r>
      <w:r w:rsidR="00496841">
        <w:t>this system</w:t>
      </w:r>
      <w:r w:rsidR="00994431">
        <w:t xml:space="preserve"> </w:t>
      </w:r>
      <w:r w:rsidR="00215C3B">
        <w:t xml:space="preserve">also </w:t>
      </w:r>
      <w:r w:rsidR="00994431">
        <w:t>need</w:t>
      </w:r>
      <w:r w:rsidR="00496841">
        <w:t>s</w:t>
      </w:r>
      <w:r w:rsidR="00994431">
        <w:t xml:space="preserve"> to </w:t>
      </w:r>
      <w:r w:rsidR="00496841">
        <w:t xml:space="preserve">be </w:t>
      </w:r>
      <w:r w:rsidR="00994431">
        <w:t>calibrate</w:t>
      </w:r>
      <w:r w:rsidR="00496841">
        <w:t>d manually by the homeowner, which might be</w:t>
      </w:r>
      <w:r w:rsidR="00994431">
        <w:t xml:space="preserve"> impractical </w:t>
      </w:r>
      <w:r w:rsidR="00035EE8">
        <w:t xml:space="preserve">and </w:t>
      </w:r>
      <w:r w:rsidR="00215C3B">
        <w:t xml:space="preserve">extremely </w:t>
      </w:r>
      <w:r w:rsidR="00035EE8">
        <w:t>difficult for a homeowner to perform</w:t>
      </w:r>
      <w:r w:rsidR="00994431">
        <w:t>.</w:t>
      </w:r>
    </w:p>
    <w:p w:rsidR="00FA1BF6" w:rsidRDefault="00EC0094" w:rsidP="006D66C8">
      <w:r>
        <w:t xml:space="preserve">Patel </w:t>
      </w:r>
      <w:r w:rsidR="00536642" w:rsidRPr="00536642">
        <w:rPr>
          <w:i/>
          <w:rPrChange w:id="289" w:author="CSE" w:date="2014-03-19T01:01:00Z">
            <w:rPr/>
          </w:rPrChange>
        </w:rPr>
        <w:t>et al.</w:t>
      </w:r>
      <w:ins w:id="290" w:author="Shwetak Patel" w:date="2014-03-15T16:34:00Z">
        <w:r w:rsidR="00D0719E">
          <w:t xml:space="preserve"> proposed a solution that uses </w:t>
        </w:r>
        <w:r w:rsidR="005A42EC">
          <w:t xml:space="preserve">a pair of magnetic sensors </w:t>
        </w:r>
        <w:r w:rsidR="00D0719E">
          <w:t>place</w:t>
        </w:r>
      </w:ins>
      <w:ins w:id="291" w:author="Shwetak Patel" w:date="2014-03-15T16:41:00Z">
        <w:r w:rsidR="005A42EC">
          <w:t>d</w:t>
        </w:r>
      </w:ins>
      <w:ins w:id="292" w:author="Shwetak Patel" w:date="2014-03-15T16:34:00Z">
        <w:r w:rsidR="00D0719E">
          <w:t xml:space="preserve"> on the face of the </w:t>
        </w:r>
      </w:ins>
      <w:ins w:id="293" w:author="Shwetak Patel" w:date="2014-03-15T16:41:00Z">
        <w:r w:rsidR="005A42EC">
          <w:t xml:space="preserve">breaker </w:t>
        </w:r>
      </w:ins>
      <w:ins w:id="294" w:author="Shwetak Patel" w:date="2014-03-15T16:34:00Z">
        <w:r w:rsidR="00D0719E">
          <w:t>panel (instead of the breakers) to sense the current flowing through the main bus bars</w:t>
        </w:r>
      </w:ins>
      <w:ins w:id="295" w:author="Shwetak Patel" w:date="2014-03-15T16:35:00Z">
        <w:r w:rsidR="00D0719E">
          <w:t xml:space="preserve"> </w:t>
        </w:r>
        <w:r w:rsidR="00536642">
          <w:fldChar w:fldCharType="begin" w:fldLock="1"/>
        </w:r>
      </w:ins>
      <w:r w:rsidR="004A7914">
        <w:instrText>ADDIN CSL_CITATION { "citationItems" : [ { "id" : "ITEM-1", "itemData" : { "DOI" : "10.1145/1753326.1753700", "ISBN" : "9781605589299", "author" : [ { "dropping-particle" : "", "family" : "Patel", "given" : "Shwetak N.", "non-dropping-particle" : "", "parse-names" : false, "suffix" : "" }, { "dropping-particle" : "", "family" : "Gupta", "given" : "Sidhant", "non-dropping-particle" : "", "parse-names" : false, "suffix" : "" }, { "dropping-particle" : "", "family" : "Reynolds", "given" : "Matthew S.", "non-dropping-particle" : "", "parse-names" : false, "suffix" : "" } ], "container-title" : "Proceedings of the 28th international conference on Human factors in computing systems - CHI '10", "id" : "ITEM-1", "issued" : { "date-parts" : [ [ "2010" ] ] }, "page" : "2471", "publisher" : "ACM Press", "publisher-place" : "New York, New York, USA", "title" : "The design and evaluation of an end-user-deployable, whole house, contactless power consumption sensor", "type" : "article-journal" }, "uris" : [ "http://www.mendeley.com/documents/?uuid=1261786d-f6c3-47c9-8092-01b3d0ec4ae8", "http://www.mendeley.com/documents/?uuid=620827eb-535a-40a6-9965-cff91e0f3c9b" ] } ], "mendeley" : { "previouslyFormattedCitation" : "[11]" }, "properties" : { "noteIndex" : 0 }, "schema" : "https://github.com/citation-style-language/schema/raw/master/csl-citation.json" }</w:instrText>
      </w:r>
      <w:ins w:id="296" w:author="Shwetak Patel" w:date="2014-03-15T16:35:00Z">
        <w:r w:rsidR="00536642">
          <w:fldChar w:fldCharType="separate"/>
        </w:r>
      </w:ins>
      <w:r w:rsidR="00BF4711" w:rsidRPr="00BF4711">
        <w:rPr>
          <w:noProof/>
        </w:rPr>
        <w:t>[11]</w:t>
      </w:r>
      <w:ins w:id="297" w:author="Shwetak Patel" w:date="2014-03-15T16:35:00Z">
        <w:r w:rsidR="00536642">
          <w:fldChar w:fldCharType="end"/>
        </w:r>
      </w:ins>
      <w:ins w:id="298" w:author="Shwetak Patel" w:date="2014-03-15T16:34:00Z">
        <w:r w:rsidR="00D0719E">
          <w:t>.</w:t>
        </w:r>
      </w:ins>
      <w:ins w:id="299" w:author="Shwetak Patel" w:date="2014-03-15T16:35:00Z">
        <w:r w:rsidR="00D0719E">
          <w:t xml:space="preserve"> A set of LEDs were used to help guide the</w:t>
        </w:r>
        <w:r w:rsidR="005A42EC">
          <w:t xml:space="preserve"> user on placement. </w:t>
        </w:r>
      </w:ins>
      <w:r w:rsidR="00A95077">
        <w:t>S</w:t>
      </w:r>
      <w:r w:rsidR="0037122D">
        <w:t>imilar t</w:t>
      </w:r>
      <w:r w:rsidR="00215C3B">
        <w:t>o our approach, this system</w:t>
      </w:r>
      <w:r w:rsidR="00A95077">
        <w:t xml:space="preserve"> also</w:t>
      </w:r>
      <w:r w:rsidR="00215C3B">
        <w:t xml:space="preserve"> </w:t>
      </w:r>
      <w:ins w:id="300" w:author="Shwetak Patel" w:date="2014-03-15T16:35:00Z">
        <w:r w:rsidR="00D0719E">
          <w:t xml:space="preserve">used a </w:t>
        </w:r>
      </w:ins>
      <w:ins w:id="301" w:author="Shwetak Patel" w:date="2014-03-15T16:36:00Z">
        <w:r w:rsidR="00D0719E">
          <w:t xml:space="preserve">load </w:t>
        </w:r>
      </w:ins>
      <w:ins w:id="302" w:author="Shwetak Patel" w:date="2014-03-15T16:35:00Z">
        <w:r w:rsidR="00D0719E">
          <w:t xml:space="preserve">calibrator to create a transfer </w:t>
        </w:r>
      </w:ins>
      <w:ins w:id="303" w:author="Shwetak Patel" w:date="2014-03-15T16:36:00Z">
        <w:r w:rsidR="00D0719E">
          <w:t>function</w:t>
        </w:r>
      </w:ins>
      <w:r w:rsidR="0037122D">
        <w:t>.</w:t>
      </w:r>
      <w:ins w:id="304" w:author="Shwetak Patel" w:date="2014-03-15T16:36:00Z">
        <w:r w:rsidR="00D0719E">
          <w:t xml:space="preserve"> However, they assumed </w:t>
        </w:r>
      </w:ins>
      <w:r w:rsidR="00A95077">
        <w:t>a linear transfer function</w:t>
      </w:r>
      <w:ins w:id="305" w:author="Shwetak Patel" w:date="2014-03-15T16:36:00Z">
        <w:r w:rsidR="00D0719E">
          <w:t xml:space="preserve"> and </w:t>
        </w:r>
      </w:ins>
      <w:r w:rsidR="00A95077">
        <w:t xml:space="preserve">that </w:t>
      </w:r>
      <w:ins w:id="306" w:author="Shwetak Patel" w:date="2014-03-15T16:36:00Z">
        <w:r w:rsidR="00D0719E">
          <w:t>the calibrator could emulate the entire power range of the house</w:t>
        </w:r>
      </w:ins>
      <w:ins w:id="307" w:author="Shwetak Patel" w:date="2014-03-15T16:38:00Z">
        <w:r w:rsidR="005A42EC">
          <w:t>. Despite the use of LED</w:t>
        </w:r>
      </w:ins>
      <w:r w:rsidR="00A95077">
        <w:t>s</w:t>
      </w:r>
      <w:ins w:id="308" w:author="Shwetak Patel" w:date="2014-03-15T16:38:00Z">
        <w:r w:rsidR="005A42EC">
          <w:t xml:space="preserve"> to help with placement, other bran</w:t>
        </w:r>
      </w:ins>
      <w:ins w:id="309" w:author="Shwetak Patel" w:date="2014-03-15T16:42:00Z">
        <w:r w:rsidR="005A42EC">
          <w:t>ch</w:t>
        </w:r>
      </w:ins>
      <w:ins w:id="310" w:author="Shwetak Patel" w:date="2014-03-15T16:38:00Z">
        <w:r w:rsidR="005A42EC">
          <w:t xml:space="preserve"> circuits and stray wires </w:t>
        </w:r>
      </w:ins>
      <w:r w:rsidR="00054FF3">
        <w:t>impact</w:t>
      </w:r>
      <w:ins w:id="311" w:author="Shwetak Patel" w:date="2014-03-15T16:40:00Z">
        <w:r w:rsidR="005A42EC">
          <w:t xml:space="preserve"> </w:t>
        </w:r>
      </w:ins>
      <w:ins w:id="312" w:author="Shwetak Patel" w:date="2014-03-15T16:42:00Z">
        <w:r w:rsidR="005A42EC">
          <w:t xml:space="preserve">the </w:t>
        </w:r>
      </w:ins>
      <w:ins w:id="313" w:author="Shwetak Patel" w:date="2014-03-15T16:38:00Z">
        <w:r w:rsidR="005A42EC">
          <w:t>magnetic field</w:t>
        </w:r>
      </w:ins>
      <w:ins w:id="314" w:author="Shwetak Patel" w:date="2014-03-15T16:40:00Z">
        <w:r w:rsidR="005A42EC">
          <w:t xml:space="preserve"> under the sensors</w:t>
        </w:r>
      </w:ins>
      <w:ins w:id="315" w:author="Shwetak Patel" w:date="2014-03-15T16:38:00Z">
        <w:r w:rsidR="005A42EC">
          <w:t>.</w:t>
        </w:r>
      </w:ins>
      <w:r w:rsidR="00054FF3">
        <w:t xml:space="preserve"> </w:t>
      </w:r>
      <w:ins w:id="316" w:author="Sidhant Gupta" w:date="2014-03-18T01:15:00Z">
        <w:r w:rsidR="00054FF3">
          <w:t xml:space="preserve">In our investigations, we found that the state of the magnetic flux changes throughout the day as </w:t>
        </w:r>
        <w:r w:rsidR="00054FF3">
          <w:lastRenderedPageBreak/>
          <w:t>various appliances are used.</w:t>
        </w:r>
        <w:r w:rsidR="005C3998">
          <w:t xml:space="preserve"> </w:t>
        </w:r>
      </w:ins>
      <w:r w:rsidR="00054FF3">
        <w:t>This means</w:t>
      </w:r>
      <w:ins w:id="317" w:author="Sidhant Gupta" w:date="2014-03-18T01:15:00Z">
        <w:r w:rsidR="005C3998">
          <w:t xml:space="preserve"> </w:t>
        </w:r>
      </w:ins>
      <w:ins w:id="318" w:author="Sidhant Gupta" w:date="2014-03-18T22:58:00Z">
        <w:r w:rsidR="00DA21B8">
          <w:t xml:space="preserve">that </w:t>
        </w:r>
      </w:ins>
      <w:ins w:id="319" w:author="Sidhant Gupta" w:date="2014-03-18T01:15:00Z">
        <w:r w:rsidR="005C3998">
          <w:t xml:space="preserve">the LEDs only help </w:t>
        </w:r>
      </w:ins>
      <w:r w:rsidR="00054FF3">
        <w:t>if the breaker panel state remains the same after the initial installation. Also, t</w:t>
      </w:r>
      <w:ins w:id="320" w:author="Shwetak Patel" w:date="2014-03-15T16:40:00Z">
        <w:r w:rsidR="005A42EC">
          <w:t>he previous approach only inferred apparent power</w:t>
        </w:r>
      </w:ins>
      <w:ins w:id="321" w:author="Shwetak Patel" w:date="2014-03-15T16:42:00Z">
        <w:r w:rsidR="005A42EC">
          <w:t xml:space="preserve"> and didn’t take into </w:t>
        </w:r>
      </w:ins>
      <w:ins w:id="322" w:author="Shwetak Patel" w:date="2014-03-15T16:43:00Z">
        <w:r w:rsidR="005A42EC">
          <w:t>account</w:t>
        </w:r>
      </w:ins>
      <w:ins w:id="323" w:author="Shwetak Patel" w:date="2014-03-15T16:42:00Z">
        <w:r w:rsidR="005A42EC">
          <w:t xml:space="preserve"> </w:t>
        </w:r>
      </w:ins>
      <w:ins w:id="324" w:author="Shwetak Patel" w:date="2014-03-15T16:43:00Z">
        <w:r w:rsidR="005A42EC">
          <w:t xml:space="preserve">the </w:t>
        </w:r>
      </w:ins>
      <w:r w:rsidR="007429B0">
        <w:t>phase angle between current and reference voltage</w:t>
      </w:r>
      <w:r w:rsidR="00FA1BF6">
        <w:t xml:space="preserve">. </w:t>
      </w:r>
    </w:p>
    <w:p w:rsidR="00FA1BF6" w:rsidRDefault="00925F62" w:rsidP="006D66C8">
      <w:r>
        <w:t>To overcome these limitations</w:t>
      </w:r>
      <w:r w:rsidR="00310017">
        <w:t xml:space="preserve">, </w:t>
      </w:r>
      <w:del w:id="325" w:author="Sidhant Gupta" w:date="2014-03-18T01:19:00Z">
        <w:r w:rsidR="00310017" w:rsidDel="00EC61AD">
          <w:delText xml:space="preserve">our </w:delText>
        </w:r>
      </w:del>
      <w:ins w:id="326" w:author="Sidhant Gupta" w:date="2014-03-18T01:19:00Z">
        <w:r w:rsidR="00EC61AD">
          <w:t xml:space="preserve">we </w:t>
        </w:r>
      </w:ins>
      <w:ins w:id="327" w:author="Shwetak Patel" w:date="2014-03-15T16:43:00Z">
        <w:r w:rsidR="00453CD4">
          <w:t>use</w:t>
        </w:r>
        <w:del w:id="328" w:author="Sidhant Gupta" w:date="2014-03-18T01:19:00Z">
          <w:r w:rsidR="00453CD4" w:rsidDel="00EC61AD">
            <w:delText>s</w:delText>
          </w:r>
        </w:del>
        <w:r w:rsidR="00453CD4">
          <w:t xml:space="preserve"> a calibrator with small</w:t>
        </w:r>
      </w:ins>
      <w:ins w:id="329" w:author="Shwetak Patel" w:date="2014-03-15T16:45:00Z">
        <w:r w:rsidR="00453CD4">
          <w:t xml:space="preserve">er loads and </w:t>
        </w:r>
      </w:ins>
      <w:r w:rsidR="00054FF3">
        <w:t>leverage</w:t>
      </w:r>
      <w:r w:rsidR="00310017">
        <w:t xml:space="preserve"> </w:t>
      </w:r>
      <w:ins w:id="330" w:author="Shwetak Patel" w:date="2014-03-15T16:44:00Z">
        <w:r w:rsidR="00453CD4">
          <w:t>the natural household electrical activities throughout the day to</w:t>
        </w:r>
      </w:ins>
      <w:ins w:id="331" w:author="Shwetak Patel" w:date="2014-03-15T16:45:00Z">
        <w:r w:rsidR="00453CD4">
          <w:t xml:space="preserve"> generate a transfer function for the entire range of power use in the home. </w:t>
        </w:r>
      </w:ins>
      <w:r w:rsidR="004B1D9A">
        <w:t>Because</w:t>
      </w:r>
      <w:r>
        <w:t xml:space="preserve"> of the</w:t>
      </w:r>
      <w:r w:rsidR="004B1D9A">
        <w:t xml:space="preserve"> in situ dynamic model, our system is not limited to perfect placement of sensors</w:t>
      </w:r>
      <w:r>
        <w:t>. In addition, because of the capability</w:t>
      </w:r>
      <w:r w:rsidR="004B1D9A">
        <w:t xml:space="preserve"> </w:t>
      </w:r>
      <w:r>
        <w:t xml:space="preserve">of predicting </w:t>
      </w:r>
      <w:r w:rsidR="004B1D9A">
        <w:t xml:space="preserve">absolute </w:t>
      </w:r>
      <w:r>
        <w:t>current wave</w:t>
      </w:r>
      <w:ins w:id="332" w:author="Sidhant Gupta" w:date="2014-03-18T01:20:00Z">
        <w:r w:rsidR="00FD104E">
          <w:t>form</w:t>
        </w:r>
      </w:ins>
      <w:r w:rsidR="004B1D9A">
        <w:t>, we can also calculate phase angle</w:t>
      </w:r>
      <w:r w:rsidR="00CC27BD">
        <w:t xml:space="preserve"> in real time</w:t>
      </w:r>
      <w:r w:rsidR="004B1D9A">
        <w:t xml:space="preserve">. To the best of our knowledge, this is the first attempt to solve the problem of calculating phase angle </w:t>
      </w:r>
      <w:r w:rsidR="00710494">
        <w:t>using</w:t>
      </w:r>
      <w:ins w:id="333" w:author="Sidhant Gupta" w:date="2014-03-18T01:21:00Z">
        <w:r w:rsidR="00C0344C">
          <w:t xml:space="preserve"> a</w:t>
        </w:r>
      </w:ins>
      <w:r w:rsidR="00710494">
        <w:t xml:space="preserve"> single</w:t>
      </w:r>
      <w:r w:rsidR="00CC27BD">
        <w:t xml:space="preserve"> </w:t>
      </w:r>
      <w:ins w:id="334" w:author="Shwetak Patel" w:date="2014-03-15T16:46:00Z">
        <w:r w:rsidR="00453CD4">
          <w:t xml:space="preserve">set of </w:t>
        </w:r>
      </w:ins>
      <w:r w:rsidR="00CC27BD">
        <w:t>magnetic sensor</w:t>
      </w:r>
      <w:ins w:id="335" w:author="Shwetak Patel" w:date="2014-03-15T16:46:00Z">
        <w:r w:rsidR="00453CD4">
          <w:t>s.</w:t>
        </w:r>
      </w:ins>
    </w:p>
    <w:p w:rsidR="00766B76" w:rsidRDefault="00453CD4" w:rsidP="005B61B9">
      <w:ins w:id="336" w:author="Shwetak Patel" w:date="2014-03-15T16:46:00Z">
        <w:r>
          <w:t xml:space="preserve">This work </w:t>
        </w:r>
      </w:ins>
      <w:ins w:id="337" w:author="Shwetak Patel" w:date="2014-03-15T16:51:00Z">
        <w:r w:rsidR="00662F1B">
          <w:t>would allow</w:t>
        </w:r>
      </w:ins>
      <w:ins w:id="338" w:author="Shwetak Patel" w:date="2014-03-15T16:50:00Z">
        <w:r w:rsidR="000507CD">
          <w:t xml:space="preserve"> researchers</w:t>
        </w:r>
      </w:ins>
      <w:ins w:id="339" w:author="Shwetak Patel" w:date="2014-03-15T16:52:00Z">
        <w:r w:rsidR="00662F1B">
          <w:t xml:space="preserve"> in the energy disaggregation community</w:t>
        </w:r>
      </w:ins>
      <w:ins w:id="340" w:author="Shwetak Patel" w:date="2014-03-15T16:51:00Z">
        <w:r w:rsidR="00662F1B">
          <w:t xml:space="preserve"> eas</w:t>
        </w:r>
      </w:ins>
      <w:ins w:id="341" w:author="Shwetak Patel" w:date="2014-03-15T16:52:00Z">
        <w:r w:rsidR="00662F1B">
          <w:t>y</w:t>
        </w:r>
      </w:ins>
      <w:ins w:id="342" w:author="Shwetak Patel" w:date="2014-03-15T16:51:00Z">
        <w:r w:rsidR="00662F1B">
          <w:t xml:space="preserve"> access </w:t>
        </w:r>
      </w:ins>
      <w:ins w:id="343" w:author="Shwetak Patel" w:date="2014-03-15T16:54:00Z">
        <w:r w:rsidR="00662F1B">
          <w:t xml:space="preserve">to </w:t>
        </w:r>
      </w:ins>
      <w:ins w:id="344" w:author="Shwetak Patel" w:date="2014-03-15T16:51:00Z">
        <w:r w:rsidR="00662F1B">
          <w:t xml:space="preserve">power data in a home without </w:t>
        </w:r>
      </w:ins>
      <w:ins w:id="345" w:author="Shwetak Patel" w:date="2014-03-15T16:54:00Z">
        <w:r w:rsidR="00662F1B">
          <w:t>the need f</w:t>
        </w:r>
      </w:ins>
      <w:ins w:id="346" w:author="Shwetak Patel" w:date="2014-03-15T16:55:00Z">
        <w:r w:rsidR="00662F1B">
          <w:t>or</w:t>
        </w:r>
      </w:ins>
      <w:ins w:id="347" w:author="Shwetak Patel" w:date="2014-03-15T16:54:00Z">
        <w:r w:rsidR="00662F1B">
          <w:t xml:space="preserve"> </w:t>
        </w:r>
      </w:ins>
      <w:ins w:id="348" w:author="Shwetak Patel" w:date="2014-03-15T16:52:00Z">
        <w:r w:rsidR="00662F1B">
          <w:t>professional</w:t>
        </w:r>
      </w:ins>
      <w:ins w:id="349" w:author="Shwetak Patel" w:date="2014-03-15T16:51:00Z">
        <w:r w:rsidR="00662F1B">
          <w:t xml:space="preserve"> installation</w:t>
        </w:r>
      </w:ins>
      <w:ins w:id="350" w:author="Shwetak Patel" w:date="2014-03-15T16:47:00Z">
        <w:r>
          <w:t>.</w:t>
        </w:r>
      </w:ins>
      <w:r w:rsidR="00733BE3">
        <w:t xml:space="preserve"> </w:t>
      </w:r>
      <w:ins w:id="351" w:author="Shwetak Patel" w:date="2014-03-15T16:52:00Z">
        <w:r w:rsidR="00662F1B">
          <w:t xml:space="preserve">Many </w:t>
        </w:r>
      </w:ins>
      <w:ins w:id="352" w:author="Shwetak Patel" w:date="2014-03-15T16:54:00Z">
        <w:r w:rsidR="00662F1B">
          <w:t>approaches</w:t>
        </w:r>
      </w:ins>
      <w:ins w:id="353" w:author="Shwetak Patel" w:date="2014-03-15T16:52:00Z">
        <w:r w:rsidR="00662F1B">
          <w:t xml:space="preserve"> have been developed that use power u</w:t>
        </w:r>
      </w:ins>
      <w:ins w:id="354" w:author="CSE" w:date="2014-03-19T15:31:00Z">
        <w:r w:rsidR="004A7914">
          <w:t>sage</w:t>
        </w:r>
      </w:ins>
      <w:ins w:id="355" w:author="Shwetak Patel" w:date="2014-03-15T16:52:00Z">
        <w:del w:id="356" w:author="CSE" w:date="2014-03-19T15:31:00Z">
          <w:r w:rsidR="00662F1B" w:rsidDel="004A7914">
            <w:delText>se</w:delText>
          </w:r>
        </w:del>
        <w:r w:rsidR="00662F1B">
          <w:t xml:space="preserve"> </w:t>
        </w:r>
      </w:ins>
      <w:ins w:id="357" w:author="Shwetak Patel" w:date="2014-03-15T16:53:00Z">
        <w:r w:rsidR="00662F1B">
          <w:t>analysis</w:t>
        </w:r>
      </w:ins>
      <w:ins w:id="358" w:author="Shwetak Patel" w:date="2014-03-15T16:52:00Z">
        <w:r w:rsidR="00662F1B">
          <w:t xml:space="preserve"> </w:t>
        </w:r>
      </w:ins>
      <w:ins w:id="359" w:author="Shwetak Patel" w:date="2014-03-15T16:53:00Z">
        <w:r w:rsidR="00662F1B">
          <w:t xml:space="preserve">to infer appliances use </w:t>
        </w:r>
      </w:ins>
      <w:r w:rsidR="00536642">
        <w:fldChar w:fldCharType="begin" w:fldLock="1"/>
      </w:r>
      <w:r w:rsidR="004A7914">
        <w:instrText>ADDIN CSL_CITATION { "citationItems" : [ { "id" : "ITEM-1", "itemData" : { "author" : [ { "dropping-particle" : "", "family" : "Hart", "given" : "George W", "non-dropping-particle" : "", "parse-names" : false, "suffix" : "" }, { "dropping-particle" : "", "family" : "Member", "given" : "Senior", "non-dropping-particle" : "", "parse-names" : false, "suffix" : "" } ], "id" : "ITEM-1", "issued" : { "date-parts" : [ [ "1992" ] ] }, "title" : "Nonintrusive Appliance Load Monitoring", "type" : "article-journal" }, "uris" : [ "http://www.mendeley.com/documents/?uuid=96a51ba7-ceb8-468d-9b7b-c99364121f66", "http://www.mendeley.com/documents/?uuid=13c79a7c-d2c1-448b-983b-8150d333faa5" ] }, { "id" : "ITEM-2", "itemData" : { "author" : [ { "dropping-particle" : "", "family" : "Zeifman", "given" : "Michael", "non-dropping-particle" : "", "parse-names" : false, "suffix" : "" }, { "dropping-particle" : "", "family" : "Member", "given" : "Senior", "non-dropping-particle" : "", "parse-names" : false, "suffix" : "" }, { "dropping-particle" : "", "family" : "Roth", "given" : "Kurt", "non-dropping-particle" : "", "parse-names" : false, "suffix" : "" } ], "id" : "ITEM-2", "issue" : "1", "issued" : { "date-parts" : [ [ "2011" ] ] }, "page" : "76-84", "title" : "Nonintrusive Appliance Load Monitoring : Review and Outlook", "type" : "article-journal", "volume" : "57" }, "uris" : [ "http://www.mendeley.com/documents/?uuid=ca96968c-88eb-4fe0-a750-b89a6d65ea59", "http://www.mendeley.com/documents/?uuid=333189e0-da5e-4f19-a182-0d6c31a67b7e" ] }, { "id" : "ITEM-3", "itemData" : { "author" : [ { "dropping-particle" : "", "family" : "Hart", "given" : "G", "non-dropping-particle" : "", "parse-names" : false, "suffix" : "" } ], "container-title" : "Proceedings of EPRI Information and Automation  \u2026", "id" : "ITEM-3", "issued" : { "date-parts" : [ [ "1991" ] ] }, "title" : "Advances in nonintrusive appliance load monitoring", "type" : "article-journal" }, "uris" : [ "http://www.mendeley.com/documents/?uuid=c5f101c0-340c-4dd2-bdf4-c3ad53505984", "http://www.mendeley.com/documents/?uuid=04650443-c8d4-4304-b34c-b1205c325947" ] }, { "id" : "ITEM-4", "itemData" : { "author" : [ { "dropping-particle" : "", "family" : "Abbott", "given" : "RE", "non-dropping-particle" : "", "parse-names" : false, "suffix" : "" }, { "dropping-particle" : "", "family" : "Hadden", "given" : "SC", "non-dropping-particle" : "", "parse-names" : false, "suffix" : "" } ], "container-title" : "EPRI Report# NI-101", "id" : "ITEM-4", "issued" : { "date-parts" : [ [ "1990" ] ] }, "title" : "Product Specification for a Nonintrusive Appliance Load Monitoring System", "type" : "article-journal" }, "uris" : [ "http://www.mendeley.com/documents/?uuid=2a567142-85f4-4df0-8bd6-cc75e649af97", "http://www.mendeley.com/documents/?uuid=6d7a8000-43ee-4e56-bf92-a957cbd4edd9" ] } ], "mendeley" : { "previouslyFormattedCitation" : "[1,6,7,13]" }, "properties" : { "noteIndex" : 0 }, "schema" : "https://github.com/citation-style-language/schema/raw/master/csl-citation.json" }</w:instrText>
      </w:r>
      <w:r w:rsidR="00536642">
        <w:fldChar w:fldCharType="separate"/>
      </w:r>
      <w:r w:rsidR="00BF4711" w:rsidRPr="00BF4711">
        <w:rPr>
          <w:noProof/>
        </w:rPr>
        <w:t>[1,6,7,13]</w:t>
      </w:r>
      <w:r w:rsidR="00536642">
        <w:fldChar w:fldCharType="end"/>
      </w:r>
      <w:r w:rsidR="00744BE4">
        <w:t>.</w:t>
      </w:r>
      <w:r w:rsidR="00015FD3">
        <w:t xml:space="preserve"> </w:t>
      </w:r>
      <w:ins w:id="360" w:author="Shwetak Patel" w:date="2014-03-15T16:56:00Z">
        <w:r w:rsidR="00662F1B">
          <w:t xml:space="preserve">Approaches that use alternative ways to infer appliance could use our </w:t>
        </w:r>
      </w:ins>
      <w:ins w:id="361" w:author="Shwetak Patel" w:date="2014-03-15T16:58:00Z">
        <w:r w:rsidR="00662F1B">
          <w:t>approach</w:t>
        </w:r>
      </w:ins>
      <w:ins w:id="362" w:author="Shwetak Patel" w:date="2014-03-15T16:56:00Z">
        <w:r w:rsidR="00662F1B">
          <w:t xml:space="preserve"> </w:t>
        </w:r>
      </w:ins>
      <w:ins w:id="363" w:author="Shwetak Patel" w:date="2014-03-15T16:58:00Z">
        <w:r w:rsidR="00062E8B">
          <w:t xml:space="preserve">to associate the actual power use to </w:t>
        </w:r>
        <w:r w:rsidR="00662F1B">
          <w:t xml:space="preserve">each </w:t>
        </w:r>
      </w:ins>
      <w:ins w:id="364" w:author="Shwetak Patel" w:date="2014-03-15T17:00:00Z">
        <w:r w:rsidR="00062E8B">
          <w:t xml:space="preserve">inferred </w:t>
        </w:r>
      </w:ins>
      <w:ins w:id="365" w:author="Shwetak Patel" w:date="2014-03-15T16:58:00Z">
        <w:r w:rsidR="00662F1B">
          <w:t>appliance event</w:t>
        </w:r>
      </w:ins>
      <w:ins w:id="366" w:author="Md Tanvir Islam Aumi" w:date="2014-03-15T19:46:00Z">
        <w:r w:rsidR="00980924">
          <w:t xml:space="preserve"> </w:t>
        </w:r>
        <w:r w:rsidR="00536642">
          <w:fldChar w:fldCharType="begin" w:fldLock="1"/>
        </w:r>
      </w:ins>
      <w:r w:rsidR="004A7914">
        <w:instrText>ADDIN CSL_CITATION { "citationItems" : [ { "id" : "ITEM-1", "itemData" : { "ISBN" : "9781605588438", "author" : [ { "dropping-particle" : "", "family" : "Award", "given" : "Best Paper", "non-dropping-particle" : "", "parse-names" : false, "suffix" : "" }, { "dropping-particle" : "", "family" : "Gupta", "given" : "Sidhant", "non-dropping-particle" : "", "parse-names" : false, "suffix" : "" }, { "dropping-particle" : "", "family" : "Reynolds", "given" : "Matthew S", "non-dropping-particle" : "", "parse-names" : false, "suffix" : "" }, { "dropping-particle" : "", "family" : "Patel", "given" : "Shwetak N", "non-dropping-particle" : "", "parse-names" : false, "suffix" : "" }, { "dropping-particle" : "", "family" : "Science", "given" : "Computer", "non-dropping-particle" : "", "parse-names" : false, "suffix" : "" } ], "id" : "ITEM-1", "issued" : { "date-parts" : [ [ "2010" ] ] }, "title" : "ElectriSense : Single-Point Sensing Using EMI for Electrical Event Detection and Classification in the Home Best Paper Award", "type" : "article-journal" }, "uris" : [ "http://www.mendeley.com/documents/?uuid=87cc5c06-e53e-40f7-aa5f-b9ab603c4dea", "http://www.mendeley.com/documents/?uuid=6e94320b-885a-4ae5-8dd7-3a513747564d" ] }, { "id" : "ITEM-2", "itemData" : { "author" : [ { "dropping-particle" : "", "family" : "Patel", "given" : "Shwetak N", "non-dropping-particle" : "", "parse-names" : false, "suffix" : "" }, { "dropping-particle" : "", "family" : "Robertson", "given" : "Thomas", "non-dropping-particle" : "", "parse-names" : false, "suffix" : "" }, { "dropping-particle" : "", "family" : "Kientz", "given" : "Julie A", "non-dropping-particle" : "", "parse-names" : false, "suffix" : "" }, { "dropping-particle" : "", "family" : "Reynolds", "given" : "Matthew S", "non-dropping-particle" : "", "parse-names" : false, "suffix" : "" }, { "dropping-particle" : "", "family" : "Abowd", "given" : "Gregory D", "non-dropping-particle" : "", "parse-names" : false, "suffix" : "" } ], "id" : "ITEM-2", "issued" : { "date-parts" : [ [ "2007" ] ] }, "page" : "271-288", "title" : "At the Flick of a Switch : Detecting and Classifying Unique Electrical Events on the Residential Power Line ( Nominated for the Best Paper Award )", "type" : "article-journal" }, "uris" : [ "http://www.mendeley.com/documents/?uuid=35f170a4-96c1-4db0-abd5-ede4b8853814", "http://www.mendeley.com/documents/?uuid=85a15e42-4925-49ef-a4d4-45ea93cffc0d" ] }, { "id" : "ITEM-3", "itemData" : { "ISBN" : "9781450306300", "author" : [ { "dropping-particle" : "", "family" : "Ho", "given" : "Bo-jhang", "non-dropping-particle" : "", "parse-names" : false, "suffix" : "" }, { "dropping-particle" : "", "family" : "Kao", "given" : "Hsin-liu Cindy", "non-dropping-particle" : "", "parse-names" : false, "suffix" : "" }, { "dropping-particle" : "", "family" : "Chen", "given" : "Nan-chen", "non-dropping-particle" : "", "parse-names" : false, "suffix" : "" }, { "dropping-particle" : "", "family" : "You", "given" : "Chuang-wen", "non-dropping-particle" : "", "parse-names" : false, "suffix" : "" }, { "dropping-particle" : "", "family" : "Chu", "given" : "Hao-hua", "non-dropping-particle" : "", "parse-names" : false, "suffix" : "" }, { "dropping-particle" : "", "family" : "Chen", "given" : "Ming-syan", "non-dropping-particle" : "", "parse-names" : false, "suffix" : "" }, { "dropping-particle" : "", "family" : "Rd", "given" : "Academia", "non-dropping-particle" : "", "parse-names" : false, "suffix" : "" } ], "id" : "ITEM-3", "issued" : { "date-parts" : [ [ "2011" ] ] }, "title" : "HeatProbe : A Thermal-based Power Meter for Accounting Disaggregated Electricity Usage", "type" : "article-journal" }, "uris" : [ "http://www.mendeley.com/documents/?uuid=1a79252b-dfbf-434f-810c-c21ff8869e31", "http://www.mendeley.com/documents/?uuid=6566eed9-8c21-45ab-89d4-2f56c8843c3f" ] }, { "id" : "ITEM-4", "itemData" : { "author" : [ { "dropping-particle" : "", "family" : "Chen", "given" : "Jianfeng", "non-dropping-particle" : "", "parse-names" : false, "suffix" : "" }, { "dropping-particle" : "", "family" : "Kam", "given" : "Alvin Harvey", "non-dropping-particle" : "", "parse-names" : false, "suffix" : "" }, { "dropping-particle" : "", "family" : "Zhang", "given" : "Jianmin", "non-dropping-particle" : "", "parse-names" : false, "suffix" : "" }, { "dropping-particle" : "", "family" : "Liu", "given" : "Ning", "non-dropping-particle" : "", "parse-names" : false, "suffix" : "" }, { "dropping-particle" : "", "family" : "Shue", "given" : "Louis", "non-dropping-particle" : "", "parse-names" : false, "suffix" : "" } ], "id" : "ITEM-4", "issued" : { "date-parts" : [ [ "2005" ] ] }, "page" : "47-61", "title" : "Bathroom Activity Monitoring Based on Sound", "type" : "article-journal" }, "uris" : [ "http://www.mendeley.com/documents/?uuid=89c102ec-190c-4fe5-851a-3c4b549a8df5", "http://www.mendeley.com/documents/?uuid=696de35a-af50-4274-a855-5bda0c9016c7" ] } ], "mendeley" : { "previouslyFormattedCitation" : "[2,4,8,12]" }, "properties" : { "noteIndex" : 0 }, "schema" : "https://github.com/citation-style-language/schema/raw/master/csl-citation.json" }</w:instrText>
      </w:r>
      <w:r w:rsidR="00536642">
        <w:fldChar w:fldCharType="separate"/>
      </w:r>
      <w:r w:rsidR="00BF4711" w:rsidRPr="00BF4711">
        <w:rPr>
          <w:noProof/>
        </w:rPr>
        <w:t>[2,4,8,12]</w:t>
      </w:r>
      <w:ins w:id="367" w:author="Md Tanvir Islam Aumi" w:date="2014-03-15T19:46:00Z">
        <w:r w:rsidR="00536642">
          <w:fldChar w:fldCharType="end"/>
        </w:r>
      </w:ins>
      <w:r w:rsidR="00A523E7">
        <w:t>.</w:t>
      </w:r>
    </w:p>
    <w:p w:rsidR="008B13C2" w:rsidRDefault="00505F2E" w:rsidP="008B13C2">
      <w:pPr>
        <w:pStyle w:val="Heading1"/>
        <w:spacing w:before="0"/>
      </w:pPr>
      <w:r>
        <w:t>system descripton and algorithmic details</w:t>
      </w:r>
    </w:p>
    <w:p w:rsidR="002773EE" w:rsidRDefault="008B13C2" w:rsidP="008B13C2">
      <w:pPr>
        <w:rPr>
          <w:ins w:id="368" w:author="CSE" w:date="2014-03-19T00:23:00Z"/>
        </w:rPr>
      </w:pPr>
      <w:r>
        <w:t>Breaker panels in the U.S. comply with the Ge</w:t>
      </w:r>
      <w:r w:rsidR="00B14B0E">
        <w:t>neral Electric “style”</w:t>
      </w:r>
      <w:r>
        <w:t xml:space="preserve"> based on the </w:t>
      </w:r>
      <w:r w:rsidR="00A523E7">
        <w:t>guidelines from</w:t>
      </w:r>
      <w:r w:rsidR="00B14B0E">
        <w:t xml:space="preserve"> </w:t>
      </w:r>
      <w:r>
        <w:t>National Electrical Manufacturers Association (NEMA).</w:t>
      </w:r>
      <w:r w:rsidR="00B14B0E">
        <w:t xml:space="preserve"> </w:t>
      </w:r>
      <w:del w:id="369" w:author="Sidhant Gupta" w:date="2014-03-18T01:22:00Z">
        <w:r w:rsidR="00B14B0E" w:rsidDel="00746B45">
          <w:delText>Very b</w:delText>
        </w:r>
      </w:del>
      <w:ins w:id="370" w:author="Sidhant Gupta" w:date="2014-03-18T01:22:00Z">
        <w:r w:rsidR="00746B45">
          <w:t>B</w:t>
        </w:r>
      </w:ins>
      <w:r w:rsidR="00B14B0E">
        <w:t xml:space="preserve">riefly, there is a front surface </w:t>
      </w:r>
      <w:r w:rsidR="00D442BC">
        <w:t xml:space="preserve">with an access door </w:t>
      </w:r>
      <w:r w:rsidR="0047199E">
        <w:t>that covers the interior</w:t>
      </w:r>
      <w:r w:rsidR="00983FFA">
        <w:t xml:space="preserve"> where main </w:t>
      </w:r>
      <w:ins w:id="371" w:author="CSE" w:date="2014-03-18T12:55:00Z">
        <w:r w:rsidR="00814270">
          <w:t>electrical feeds</w:t>
        </w:r>
      </w:ins>
      <w:ins w:id="372" w:author="CSE" w:date="2014-03-18T12:56:00Z">
        <w:r w:rsidR="00814270">
          <w:t xml:space="preserve"> or lines</w:t>
        </w:r>
      </w:ins>
      <w:del w:id="373" w:author="CSE" w:date="2014-03-18T12:55:00Z">
        <w:r w:rsidR="00983FFA" w:rsidDel="00814270">
          <w:delText>lines</w:delText>
        </w:r>
      </w:del>
      <w:r w:rsidR="00A523E7">
        <w:t xml:space="preserve"> are connected to the bus bar. </w:t>
      </w:r>
      <w:r w:rsidR="009926A1">
        <w:t>In this work, we hav</w:t>
      </w:r>
      <w:r w:rsidR="0047199E">
        <w:t>e focused on typical U.S. breaker panels such as the shown in Figure</w:t>
      </w:r>
      <w:r w:rsidR="007429B9">
        <w:t> </w:t>
      </w:r>
      <w:del w:id="374" w:author="CSE" w:date="2014-03-18T23:04:00Z">
        <w:r w:rsidR="0047199E" w:rsidDel="007429B9">
          <w:delText xml:space="preserve"> </w:delText>
        </w:r>
      </w:del>
      <w:r w:rsidR="0047199E">
        <w:t>2</w:t>
      </w:r>
      <w:ins w:id="375" w:author="Sidhant Gupta" w:date="2014-03-18T22:59:00Z">
        <w:r w:rsidR="00DC374B">
          <w:t>, however</w:t>
        </w:r>
      </w:ins>
      <w:del w:id="376" w:author="Sidhant Gupta" w:date="2014-03-18T22:59:00Z">
        <w:r w:rsidR="0047199E" w:rsidDel="00DC374B">
          <w:delText>.</w:delText>
        </w:r>
      </w:del>
      <w:r w:rsidR="0047199E">
        <w:t xml:space="preserve"> </w:t>
      </w:r>
      <w:del w:id="377" w:author="Sidhant Gupta" w:date="2014-03-18T23:00:00Z">
        <w:r w:rsidR="0047199E" w:rsidDel="00DC374B">
          <w:delText xml:space="preserve">Our </w:delText>
        </w:r>
      </w:del>
      <w:ins w:id="378" w:author="Sidhant Gupta" w:date="2014-03-18T23:00:00Z">
        <w:r w:rsidR="00DC374B">
          <w:t xml:space="preserve">the approach presented in this paper </w:t>
        </w:r>
      </w:ins>
      <w:del w:id="379" w:author="Sidhant Gupta" w:date="2014-03-18T23:00:00Z">
        <w:r w:rsidR="0047199E" w:rsidDel="00DC374B">
          <w:delText>system could potentially</w:delText>
        </w:r>
      </w:del>
      <w:ins w:id="380" w:author="Sidhant Gupta" w:date="2014-03-18T23:00:00Z">
        <w:r w:rsidR="00DC374B">
          <w:t>can</w:t>
        </w:r>
      </w:ins>
      <w:r w:rsidR="0047199E">
        <w:t xml:space="preserve"> scale to </w:t>
      </w:r>
      <w:del w:id="381" w:author="Sidhant Gupta" w:date="2014-03-18T23:00:00Z">
        <w:r w:rsidR="0047199E" w:rsidDel="00DC374B">
          <w:delText xml:space="preserve">breaker panels </w:delText>
        </w:r>
      </w:del>
      <w:ins w:id="382" w:author="Sidhant Gupta" w:date="2014-03-18T23:00:00Z">
        <w:r w:rsidR="00DC374B">
          <w:t>varying designs of breaker panels and to those in</w:t>
        </w:r>
      </w:ins>
      <w:del w:id="383" w:author="Sidhant Gupta" w:date="2014-03-18T23:00:00Z">
        <w:r w:rsidR="0047199E" w:rsidDel="00DC374B">
          <w:delText>in</w:delText>
        </w:r>
      </w:del>
      <w:r w:rsidR="0047199E">
        <w:t xml:space="preserve"> other countries </w:t>
      </w:r>
      <w:del w:id="384" w:author="Sidhant Gupta" w:date="2014-03-18T23:00:00Z">
        <w:r w:rsidR="0047199E" w:rsidDel="00DC374B">
          <w:delText xml:space="preserve">because </w:delText>
        </w:r>
      </w:del>
      <w:ins w:id="385" w:author="Sidhant Gupta" w:date="2014-03-18T23:00:00Z">
        <w:r w:rsidR="00DC374B">
          <w:t xml:space="preserve">as </w:t>
        </w:r>
      </w:ins>
      <w:r w:rsidR="0047199E">
        <w:t>our learning approach is dynamic</w:t>
      </w:r>
      <w:ins w:id="386" w:author="Sidhant Gupta" w:date="2014-03-18T23:01:00Z">
        <w:r w:rsidR="00DC374B">
          <w:t xml:space="preserve"> and calibrates in-situ.</w:t>
        </w:r>
      </w:ins>
    </w:p>
    <w:p w:rsidR="002773EE" w:rsidRDefault="002773EE" w:rsidP="002773EE">
      <w:pPr>
        <w:pStyle w:val="Heading2"/>
        <w:rPr>
          <w:ins w:id="387" w:author="CSE" w:date="2014-03-19T00:23:00Z"/>
        </w:rPr>
      </w:pPr>
      <w:ins w:id="388" w:author="CSE" w:date="2014-03-19T00:23:00Z">
        <w:r>
          <w:t>Theory of Operation</w:t>
        </w:r>
      </w:ins>
    </w:p>
    <w:p w:rsidR="002773EE" w:rsidRDefault="002773EE" w:rsidP="002773EE">
      <w:pPr>
        <w:rPr>
          <w:ins w:id="389" w:author="CSE" w:date="2014-03-19T00:23:00Z"/>
        </w:rPr>
      </w:pPr>
      <w:ins w:id="390" w:author="CSE" w:date="2014-03-19T00:23:00Z">
        <w:r>
          <w:t>Our sensing approach involves computing the current consumption in the home by inferring the current be</w:t>
        </w:r>
        <w:r w:rsidR="007058D8">
          <w:t xml:space="preserve">ing drawn through the main </w:t>
        </w:r>
      </w:ins>
      <w:ins w:id="391" w:author="CSE" w:date="2014-03-19T00:39:00Z">
        <w:r w:rsidR="007058D8">
          <w:t>feeds/legs</w:t>
        </w:r>
      </w:ins>
      <w:ins w:id="392" w:author="CSE" w:date="2014-03-19T00:23:00Z">
        <w:r>
          <w:t xml:space="preserve"> coming in the home at the breaker panel. In general, most homes in the U.S. have split single-phase elec</w:t>
        </w:r>
        <w:r w:rsidR="007058D8">
          <w:t xml:space="preserve">trical service where each </w:t>
        </w:r>
      </w:ins>
      <w:ins w:id="393" w:author="CSE" w:date="2014-03-19T00:40:00Z">
        <w:r w:rsidR="007058D8">
          <w:t>leg</w:t>
        </w:r>
      </w:ins>
      <w:ins w:id="394" w:author="CSE" w:date="2014-03-19T00:23:00Z">
        <w:r>
          <w:t xml:space="preserve"> is 180 degrees apart from each other. Industrial buildings usually have three-phase service where three phases are 120 degrees offset from each other. In either case, we need to predict the current flowing through all the legs. The field genera</w:t>
        </w:r>
        <w:r w:rsidR="007058D8">
          <w:t>ted from the main legs</w:t>
        </w:r>
        <w:r>
          <w:t xml:space="preserve"> allows us to estimate the current flow through each leg separately, which radiates a few centimeters from the wire and even through the layer of sheet metal. In the ideal situation, magnetic field scales linearly with the current. However this relationship is not as simple in practice because of fields from all neighboring wires, reflected magnetic fields, and magnetic nonlinearities of the sheet metal. </w:t>
        </w:r>
      </w:ins>
    </w:p>
    <w:p w:rsidR="0047199E" w:rsidDel="002773EE" w:rsidRDefault="0047199E" w:rsidP="002773EE">
      <w:pPr>
        <w:rPr>
          <w:del w:id="395" w:author="CSE" w:date="2014-03-19T00:23:00Z"/>
        </w:rPr>
      </w:pPr>
      <w:del w:id="396" w:author="CSE" w:date="2014-03-19T00:23:00Z">
        <w:r w:rsidDel="002773EE">
          <w:lastRenderedPageBreak/>
          <w:delText>, but additional investigation is required.</w:delText>
        </w:r>
      </w:del>
    </w:p>
    <w:p w:rsidR="008F08EB" w:rsidRDefault="00983FFA">
      <w:pPr>
        <w:jc w:val="center"/>
        <w:pPrChange w:id="397" w:author="CSE" w:date="2014-03-18T13:02:00Z">
          <w:pPr/>
        </w:pPrChange>
      </w:pPr>
      <w:r>
        <w:rPr>
          <w:noProof/>
        </w:rPr>
        <w:drawing>
          <wp:inline distT="0" distB="0" distL="0" distR="0" wp14:anchorId="77523174" wp14:editId="27402C33">
            <wp:extent cx="2105462" cy="28309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ide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05462" cy="2830939"/>
                    </a:xfrm>
                    <a:prstGeom prst="rect">
                      <a:avLst/>
                    </a:prstGeom>
                    <a:noFill/>
                    <a:ln>
                      <a:noFill/>
                    </a:ln>
                  </pic:spPr>
                </pic:pic>
              </a:graphicData>
            </a:graphic>
          </wp:inline>
        </w:drawing>
      </w:r>
    </w:p>
    <w:p w:rsidR="00983FFA" w:rsidRPr="008B13C2" w:rsidRDefault="00983FFA" w:rsidP="006D385C">
      <w:pPr>
        <w:pStyle w:val="Caption"/>
      </w:pPr>
      <w:ins w:id="398" w:author="Shwetak Patel" w:date="2014-03-15T15:54:00Z">
        <w:r>
          <w:t>Figure</w:t>
        </w:r>
      </w:ins>
      <w:r w:rsidR="007429B9">
        <w:t> </w:t>
      </w:r>
      <w:ins w:id="399" w:author="Shwetak Patel" w:date="2014-03-15T15:54:00Z">
        <w:r w:rsidR="00536642">
          <w:fldChar w:fldCharType="begin"/>
        </w:r>
        <w:r>
          <w:instrText xml:space="preserve"> SEQ Figure \* ARABIC </w:instrText>
        </w:r>
        <w:r w:rsidR="00536642">
          <w:fldChar w:fldCharType="separate"/>
        </w:r>
      </w:ins>
      <w:r w:rsidR="00A83550">
        <w:rPr>
          <w:noProof/>
        </w:rPr>
        <w:t>2</w:t>
      </w:r>
      <w:ins w:id="400" w:author="Shwetak Patel" w:date="2014-03-15T15:54:00Z">
        <w:r w:rsidR="00536642">
          <w:fldChar w:fldCharType="end"/>
        </w:r>
        <w:r>
          <w:t>:</w:t>
        </w:r>
      </w:ins>
      <w:ins w:id="401" w:author="CSE" w:date="2014-03-18T13:10:00Z">
        <w:r w:rsidR="001D2BEA">
          <w:t xml:space="preserve"> Interior of a typical U.S. three</w:t>
        </w:r>
      </w:ins>
      <w:ins w:id="402" w:author="CSE" w:date="2014-03-18T13:11:00Z">
        <w:r w:rsidR="001D2BEA">
          <w:t>-</w:t>
        </w:r>
      </w:ins>
      <w:ins w:id="403" w:author="CSE" w:date="2014-03-18T13:10:00Z">
        <w:r w:rsidR="001D2BEA">
          <w:t>phase breaker panel</w:t>
        </w:r>
      </w:ins>
      <w:ins w:id="404" w:author="CSE" w:date="2014-03-18T13:11:00Z">
        <w:r w:rsidR="004A7914">
          <w:t xml:space="preserve">. Three main </w:t>
        </w:r>
      </w:ins>
      <w:ins w:id="405" w:author="CSE" w:date="2014-03-19T15:31:00Z">
        <w:r w:rsidR="004A7914">
          <w:t>feeds</w:t>
        </w:r>
      </w:ins>
      <w:ins w:id="406" w:author="CSE" w:date="2014-03-18T13:11:00Z">
        <w:r w:rsidR="001D2BEA">
          <w:t xml:space="preserve"> are connected to the bas bar</w:t>
        </w:r>
      </w:ins>
      <w:ins w:id="407" w:author="CSE" w:date="2014-03-18T13:13:00Z">
        <w:r w:rsidR="009E78EF">
          <w:t>.</w:t>
        </w:r>
      </w:ins>
      <w:ins w:id="408" w:author="CSE" w:date="2014-03-18T15:47:00Z">
        <w:r w:rsidR="000108F2">
          <w:t xml:space="preserve"> </w:t>
        </w:r>
      </w:ins>
      <w:ins w:id="409" w:author="Shwetak Patel" w:date="2014-03-15T15:54:00Z">
        <w:del w:id="410" w:author="CSE" w:date="2014-03-18T13:10:00Z">
          <w:r w:rsidDel="001D2BEA">
            <w:delText xml:space="preserve"> </w:delText>
          </w:r>
        </w:del>
      </w:ins>
      <w:ins w:id="411" w:author="CSE" w:date="2014-03-18T14:47:00Z">
        <w:r w:rsidR="00511243">
          <w:t>Split-phase systems have two electrical feeds instead of three.</w:t>
        </w:r>
      </w:ins>
      <w:ins w:id="412" w:author="Shwetak Patel" w:date="2014-03-15T15:54:00Z">
        <w:del w:id="413" w:author="CSE" w:date="2014-03-18T13:10:00Z">
          <w:r w:rsidRPr="007B2994" w:rsidDel="001D2BEA">
            <w:delText xml:space="preserve">Placeholder for </w:delText>
          </w:r>
        </w:del>
      </w:ins>
      <w:del w:id="414" w:author="CSE" w:date="2014-03-18T13:10:00Z">
        <w:r w:rsidR="00A523E7" w:rsidDel="001D2BEA">
          <w:delText xml:space="preserve">a good </w:delText>
        </w:r>
        <w:r w:rsidDel="001D2BEA">
          <w:delText>breaker panel picture</w:delText>
        </w:r>
      </w:del>
    </w:p>
    <w:p w:rsidR="002773EE" w:rsidRDefault="002773EE" w:rsidP="002773EE">
      <w:pPr>
        <w:rPr>
          <w:ins w:id="415" w:author="CSE" w:date="2014-03-19T00:23:00Z"/>
        </w:rPr>
      </w:pPr>
      <w:ins w:id="416" w:author="CSE" w:date="2014-03-19T00:23:00Z">
        <w:r>
          <w:t xml:space="preserve">To sense the radiated magnetic field, </w:t>
        </w:r>
        <w:r w:rsidR="00935CCE">
          <w:t>we use a set of magnetic pickup</w:t>
        </w:r>
      </w:ins>
      <w:ins w:id="417" w:author="CSE" w:date="2014-03-19T00:47:00Z">
        <w:r w:rsidR="00935CCE">
          <w:t xml:space="preserve"> sensors</w:t>
        </w:r>
      </w:ins>
      <w:ins w:id="418" w:author="CSE" w:date="2014-03-19T00:23:00Z">
        <w:r>
          <w:t xml:space="preserve"> placed on the outside of a breaker panel. To convert this sensed magnetic field to current, we need to determine a transfer function, </w:t>
        </w:r>
        <w:r w:rsidRPr="00423C9F">
          <w:rPr>
            <w:i/>
          </w:rPr>
          <w:t>i.e</w:t>
        </w:r>
        <w:r>
          <w:t>., given the sensed magnetic flux, determine what the underlying current flow in the main leg is that induces the flux. We infer this function using a calibrator plugged in an electrical outlet that draws a known amount of current (by powering a resistive load) at a given time while the sensor senses the change occurring in the magnetic field due to that current draw. In practice, we imagine the calibrator embedded in an in-home energy display.</w:t>
        </w:r>
      </w:ins>
    </w:p>
    <w:p w:rsidR="00766B76" w:rsidDel="002773EE" w:rsidRDefault="00766B76" w:rsidP="00C238FA">
      <w:pPr>
        <w:pStyle w:val="Heading2"/>
        <w:rPr>
          <w:del w:id="419" w:author="CSE" w:date="2014-03-19T00:23:00Z"/>
        </w:rPr>
      </w:pPr>
      <w:del w:id="420" w:author="CSE" w:date="2014-03-19T00:23:00Z">
        <w:r w:rsidDel="002773EE">
          <w:delText>Theory of Operation</w:delText>
        </w:r>
      </w:del>
    </w:p>
    <w:p w:rsidR="00766B76" w:rsidDel="002773EE" w:rsidRDefault="001431BB" w:rsidP="00766B76">
      <w:pPr>
        <w:rPr>
          <w:del w:id="421" w:author="CSE" w:date="2014-03-19T00:23:00Z"/>
        </w:rPr>
      </w:pPr>
      <w:del w:id="422" w:author="CSE" w:date="2014-03-19T00:23:00Z">
        <w:r w:rsidDel="002773EE">
          <w:delText>Our sensing approach involves computing the current consumption in the home by inferring the current being drawn through the main lines coming in the home at the breaker panel. In general</w:delText>
        </w:r>
      </w:del>
      <w:ins w:id="423" w:author="Shwetak Patel" w:date="2014-03-15T17:01:00Z">
        <w:del w:id="424" w:author="CSE" w:date="2014-03-19T00:23:00Z">
          <w:r w:rsidR="007D4860" w:rsidDel="002773EE">
            <w:delText>,</w:delText>
          </w:r>
        </w:del>
      </w:ins>
      <w:del w:id="425" w:author="CSE" w:date="2014-03-19T00:23:00Z">
        <w:r w:rsidDel="002773EE">
          <w:delText xml:space="preserve"> most homes in the U.S. have split </w:delText>
        </w:r>
      </w:del>
      <w:ins w:id="426" w:author="Shwetak Patel" w:date="2014-03-15T17:01:00Z">
        <w:del w:id="427" w:author="CSE" w:date="2014-03-19T00:23:00Z">
          <w:r w:rsidR="007D4860" w:rsidDel="002773EE">
            <w:delText>single-phase</w:delText>
          </w:r>
        </w:del>
      </w:ins>
      <w:del w:id="428" w:author="CSE" w:date="2014-03-19T00:23:00Z">
        <w:r w:rsidDel="002773EE">
          <w:delText xml:space="preserve"> electrical service</w:delText>
        </w:r>
        <w:r w:rsidR="00FE1C57" w:rsidDel="002773EE">
          <w:delText xml:space="preserve"> where </w:delText>
        </w:r>
      </w:del>
      <w:ins w:id="429" w:author="Shwetak Patel" w:date="2014-03-15T17:01:00Z">
        <w:del w:id="430" w:author="CSE" w:date="2014-03-19T00:23:00Z">
          <w:r w:rsidR="007D4860" w:rsidDel="002773EE">
            <w:delText xml:space="preserve">each </w:delText>
          </w:r>
        </w:del>
        <w:del w:id="431" w:author="CSE" w:date="2014-03-18T13:13:00Z">
          <w:r w:rsidR="007D4860" w:rsidDel="009E78EF">
            <w:delText>leg</w:delText>
          </w:r>
        </w:del>
      </w:ins>
      <w:del w:id="432" w:author="CSE" w:date="2014-03-19T00:23:00Z">
        <w:r w:rsidR="00FE1C57" w:rsidDel="002773EE">
          <w:delText xml:space="preserve"> </w:delText>
        </w:r>
      </w:del>
      <w:ins w:id="433" w:author="Shwetak Patel" w:date="2014-03-15T17:01:00Z">
        <w:del w:id="434" w:author="CSE" w:date="2014-03-19T00:23:00Z">
          <w:r w:rsidR="007D4860" w:rsidDel="002773EE">
            <w:delText xml:space="preserve">is </w:delText>
          </w:r>
        </w:del>
      </w:ins>
      <w:del w:id="435" w:author="CSE" w:date="2014-03-19T00:23:00Z">
        <w:r w:rsidR="00FE1C57" w:rsidDel="002773EE">
          <w:delText>180 degrees apart</w:delText>
        </w:r>
        <w:r w:rsidR="00C96359" w:rsidDel="002773EE">
          <w:delText xml:space="preserve"> from each other. </w:delText>
        </w:r>
        <w:r w:rsidR="005214C0" w:rsidDel="002773EE">
          <w:delText>Industrial building</w:delText>
        </w:r>
        <w:r w:rsidR="00EF7A3B" w:rsidDel="002773EE">
          <w:delText>s</w:delText>
        </w:r>
        <w:r w:rsidR="00B316A5" w:rsidDel="002773EE">
          <w:delText xml:space="preserve"> usually have three-phase </w:delText>
        </w:r>
        <w:r w:rsidR="00FE1C57" w:rsidDel="002773EE">
          <w:delText xml:space="preserve">service where three phases are 120 degrees apart </w:delText>
        </w:r>
      </w:del>
      <w:ins w:id="436" w:author="Sidhant Gupta" w:date="2014-03-18T23:02:00Z">
        <w:del w:id="437" w:author="CSE" w:date="2014-03-19T00:23:00Z">
          <w:r w:rsidR="00E369B1" w:rsidDel="002773EE">
            <w:delText xml:space="preserve">offset </w:delText>
          </w:r>
        </w:del>
      </w:ins>
      <w:del w:id="438" w:author="CSE" w:date="2014-03-19T00:23:00Z">
        <w:r w:rsidR="00FE1C57" w:rsidDel="002773EE">
          <w:delText xml:space="preserve">from each other. </w:delText>
        </w:r>
        <w:r w:rsidR="00190AF9" w:rsidDel="002773EE">
          <w:delText xml:space="preserve">In either case, </w:delText>
        </w:r>
        <w:r w:rsidDel="002773EE">
          <w:delText xml:space="preserve">we </w:delText>
        </w:r>
        <w:r w:rsidR="00CD2738" w:rsidDel="002773EE">
          <w:delText>need to predict</w:delText>
        </w:r>
        <w:r w:rsidR="00A3663C" w:rsidDel="002773EE">
          <w:delText xml:space="preserve"> the current flowing through</w:delText>
        </w:r>
        <w:r w:rsidR="00190AF9" w:rsidDel="002773EE">
          <w:delText xml:space="preserve"> all</w:delText>
        </w:r>
        <w:r w:rsidDel="002773EE">
          <w:delText xml:space="preserve"> </w:delText>
        </w:r>
        <w:r w:rsidR="00A3663C" w:rsidDel="002773EE">
          <w:delText xml:space="preserve">the </w:delText>
        </w:r>
        <w:r w:rsidDel="002773EE">
          <w:delText>legs. T</w:delText>
        </w:r>
        <w:r w:rsidR="00190AF9" w:rsidDel="002773EE">
          <w:delText xml:space="preserve">he field generated from the </w:delText>
        </w:r>
      </w:del>
      <w:ins w:id="439" w:author="Sidhant Gupta" w:date="2014-03-18T23:04:00Z">
        <w:del w:id="440" w:author="CSE" w:date="2014-03-19T00:23:00Z">
          <w:r w:rsidR="00842727" w:rsidDel="002773EE">
            <w:delText xml:space="preserve">main </w:delText>
          </w:r>
        </w:del>
      </w:ins>
      <w:del w:id="441" w:author="CSE" w:date="2014-03-19T00:23:00Z">
        <w:r w:rsidDel="002773EE">
          <w:delText>legs or phases allows us to estimate the current flow through each leg separately, which radiates a few centimeters from the wire and even through the layer of sheet metal.</w:delText>
        </w:r>
        <w:r w:rsidR="004D2376" w:rsidDel="002773EE">
          <w:delText xml:space="preserve"> In the ideal situation, magnetic field sca</w:delText>
        </w:r>
        <w:r w:rsidR="00BC6812" w:rsidDel="002773EE">
          <w:delText>les</w:delText>
        </w:r>
        <w:r w:rsidR="004D2376" w:rsidDel="002773EE">
          <w:delText xml:space="preserve"> linearly with the current. However this relationship is not as simple in practice because of </w:delText>
        </w:r>
        <w:r w:rsidR="00BC6812" w:rsidDel="002773EE">
          <w:delText xml:space="preserve">fields from all </w:delText>
        </w:r>
        <w:r w:rsidR="004D2376" w:rsidDel="002773EE">
          <w:delText>nei</w:delText>
        </w:r>
        <w:r w:rsidR="008D4673" w:rsidDel="002773EE">
          <w:delText>ghboring wires, reflected magnetic fields</w:delText>
        </w:r>
        <w:r w:rsidR="004D2376" w:rsidDel="002773EE">
          <w:delText xml:space="preserve">, and </w:delText>
        </w:r>
        <w:r w:rsidR="00BC6812" w:rsidDel="002773EE">
          <w:delText xml:space="preserve">magnetic </w:delText>
        </w:r>
        <w:r w:rsidR="004D2376" w:rsidDel="002773EE">
          <w:delText>nonlinearities</w:delText>
        </w:r>
        <w:r w:rsidR="00BC6812" w:rsidDel="002773EE">
          <w:delText xml:space="preserve"> of the</w:delText>
        </w:r>
        <w:r w:rsidR="008D4673" w:rsidDel="002773EE">
          <w:delText xml:space="preserve"> sheet metal etc</w:delText>
        </w:r>
        <w:r w:rsidR="004D2376" w:rsidDel="002773EE">
          <w:delText xml:space="preserve">. </w:delText>
        </w:r>
      </w:del>
    </w:p>
    <w:p w:rsidR="00DF5C85" w:rsidDel="002773EE" w:rsidRDefault="008D4673" w:rsidP="00766B76">
      <w:pPr>
        <w:rPr>
          <w:ins w:id="442" w:author="Shwetak Patel" w:date="2014-03-15T17:08:00Z"/>
          <w:del w:id="443" w:author="CSE" w:date="2014-03-19T00:23:00Z"/>
        </w:rPr>
      </w:pPr>
      <w:del w:id="444" w:author="CSE" w:date="2014-03-19T00:23:00Z">
        <w:r w:rsidDel="002773EE">
          <w:delText>To sense the</w:delText>
        </w:r>
        <w:r w:rsidR="006E0F8E" w:rsidDel="002773EE">
          <w:delText xml:space="preserve"> radiated magnetic field</w:delText>
        </w:r>
        <w:r w:rsidR="00270A78" w:rsidDel="002773EE">
          <w:delText>, we</w:delText>
        </w:r>
      </w:del>
      <w:ins w:id="445" w:author="Shwetak Patel" w:date="2014-03-15T17:03:00Z">
        <w:del w:id="446" w:author="CSE" w:date="2014-03-19T00:23:00Z">
          <w:r w:rsidR="007D4860" w:rsidDel="002773EE">
            <w:delText xml:space="preserve"> use a set of magnetic pickups </w:delText>
          </w:r>
        </w:del>
      </w:ins>
      <w:ins w:id="447" w:author="Sidhant Gupta" w:date="2014-03-18T23:06:00Z">
        <w:del w:id="448" w:author="CSE" w:date="2014-03-19T00:23:00Z">
          <w:r w:rsidR="00E55113" w:rsidDel="002773EE">
            <w:delText xml:space="preserve">placed </w:delText>
          </w:r>
        </w:del>
      </w:ins>
      <w:ins w:id="449" w:author="Shwetak Patel" w:date="2014-03-15T17:03:00Z">
        <w:del w:id="450" w:author="CSE" w:date="2014-03-19T00:23:00Z">
          <w:r w:rsidR="007D4860" w:rsidDel="002773EE">
            <w:delText xml:space="preserve">on </w:delText>
          </w:r>
        </w:del>
      </w:ins>
      <w:ins w:id="451" w:author="Sidhant Gupta" w:date="2014-03-18T23:06:00Z">
        <w:del w:id="452" w:author="CSE" w:date="2014-03-19T00:23:00Z">
          <w:r w:rsidR="00E55113" w:rsidDel="002773EE">
            <w:delText xml:space="preserve">the </w:delText>
          </w:r>
        </w:del>
      </w:ins>
      <w:del w:id="453" w:author="CSE" w:date="2014-03-19T00:23:00Z">
        <w:r w:rsidR="006E0F8E" w:rsidDel="002773EE">
          <w:delText xml:space="preserve">outside the </w:delText>
        </w:r>
      </w:del>
      <w:ins w:id="454" w:author="Sidhant Gupta" w:date="2014-03-18T23:06:00Z">
        <w:del w:id="455" w:author="CSE" w:date="2014-03-19T00:23:00Z">
          <w:r w:rsidR="00E55113" w:rsidDel="002773EE">
            <w:delText xml:space="preserve">of a </w:delText>
          </w:r>
        </w:del>
      </w:ins>
      <w:del w:id="456" w:author="CSE" w:date="2014-03-19T00:23:00Z">
        <w:r w:rsidR="006E0F8E" w:rsidDel="002773EE">
          <w:delText>breaker panel.</w:delText>
        </w:r>
      </w:del>
      <w:ins w:id="457" w:author="Shwetak Patel" w:date="2014-03-15T17:03:00Z">
        <w:del w:id="458" w:author="CSE" w:date="2014-03-19T00:23:00Z">
          <w:r w:rsidR="007D4860" w:rsidDel="002773EE">
            <w:delText xml:space="preserve"> T</w:delText>
          </w:r>
        </w:del>
      </w:ins>
      <w:del w:id="459" w:author="CSE" w:date="2014-03-19T00:23:00Z">
        <w:r w:rsidR="006E0F8E" w:rsidDel="002773EE">
          <w:delText xml:space="preserve">o convert this sensed magnetic field to current, we need </w:delText>
        </w:r>
      </w:del>
      <w:ins w:id="460" w:author="Shwetak Patel" w:date="2014-03-15T17:03:00Z">
        <w:del w:id="461" w:author="CSE" w:date="2014-03-19T00:23:00Z">
          <w:r w:rsidR="00DF5C85" w:rsidDel="002773EE">
            <w:delText>to determine the</w:delText>
          </w:r>
        </w:del>
      </w:ins>
      <w:ins w:id="462" w:author="Sidhant Gupta" w:date="2014-03-18T23:07:00Z">
        <w:del w:id="463" w:author="CSE" w:date="2014-03-19T00:23:00Z">
          <w:r w:rsidR="00430BD7" w:rsidDel="002773EE">
            <w:delText>a</w:delText>
          </w:r>
        </w:del>
      </w:ins>
      <w:del w:id="464" w:author="CSE" w:date="2014-03-19T00:23:00Z">
        <w:r w:rsidR="006E0F8E" w:rsidDel="002773EE">
          <w:delText xml:space="preserve"> transfer </w:delText>
        </w:r>
        <w:r w:rsidR="00516348" w:rsidDel="002773EE">
          <w:delText>function</w:delText>
        </w:r>
      </w:del>
      <w:ins w:id="465" w:author="Sidhant Gupta" w:date="2014-03-18T23:07:00Z">
        <w:del w:id="466" w:author="CSE" w:date="2014-03-19T00:23:00Z">
          <w:r w:rsidR="00430BD7" w:rsidDel="002773EE">
            <w:delText xml:space="preserve">, </w:delText>
          </w:r>
          <w:r w:rsidR="00536642" w:rsidRPr="00536642">
            <w:rPr>
              <w:i/>
              <w:rPrChange w:id="467" w:author="Shwetak Patel" w:date="2014-03-18T21:54:00Z">
                <w:rPr/>
              </w:rPrChange>
            </w:rPr>
            <w:delText>i.e</w:delText>
          </w:r>
          <w:r w:rsidR="00430BD7" w:rsidDel="002773EE">
            <w:delText xml:space="preserve">., given the sensed magnetic flux, determine what the </w:delText>
          </w:r>
        </w:del>
      </w:ins>
      <w:ins w:id="468" w:author="Sidhant Gupta" w:date="2014-03-18T23:09:00Z">
        <w:del w:id="469" w:author="CSE" w:date="2014-03-19T00:23:00Z">
          <w:r w:rsidR="00430BD7" w:rsidDel="002773EE">
            <w:delText>underlying current flow in the main leg is that induces the flux.</w:delText>
          </w:r>
        </w:del>
      </w:ins>
      <w:del w:id="470" w:author="CSE" w:date="2014-03-19T00:23:00Z">
        <w:r w:rsidR="00516348" w:rsidDel="002773EE">
          <w:delText>.</w:delText>
        </w:r>
      </w:del>
      <w:ins w:id="471" w:author="Shwetak Patel" w:date="2014-03-15T17:04:00Z">
        <w:del w:id="472" w:author="CSE" w:date="2014-03-19T00:23:00Z">
          <w:r w:rsidR="00DF5C85" w:rsidDel="002773EE">
            <w:delText xml:space="preserve"> This is</w:delText>
          </w:r>
        </w:del>
      </w:ins>
      <w:ins w:id="473" w:author="Sidhant Gupta" w:date="2014-03-18T23:09:00Z">
        <w:del w:id="474" w:author="CSE" w:date="2014-03-19T00:23:00Z">
          <w:r w:rsidR="00753707" w:rsidDel="002773EE">
            <w:delText xml:space="preserve">We infer this function </w:delText>
          </w:r>
        </w:del>
      </w:ins>
      <w:ins w:id="475" w:author="Shwetak Patel" w:date="2014-03-15T17:04:00Z">
        <w:del w:id="476" w:author="CSE" w:date="2014-03-19T00:23:00Z">
          <w:r w:rsidR="00DF5C85" w:rsidDel="002773EE">
            <w:delText xml:space="preserve"> done using </w:delText>
          </w:r>
        </w:del>
      </w:ins>
      <w:del w:id="477" w:author="CSE" w:date="2014-03-19T00:23:00Z">
        <w:r w:rsidR="006E0F8E" w:rsidDel="002773EE">
          <w:delText xml:space="preserve">a calibrator </w:delText>
        </w:r>
      </w:del>
      <w:ins w:id="478" w:author="Shwetak Patel" w:date="2014-03-15T17:06:00Z">
        <w:del w:id="479" w:author="CSE" w:date="2014-03-19T00:23:00Z">
          <w:r w:rsidR="00DF5C85" w:rsidDel="002773EE">
            <w:delText xml:space="preserve">plugged </w:delText>
          </w:r>
        </w:del>
      </w:ins>
      <w:del w:id="480" w:author="CSE" w:date="2014-03-19T00:23:00Z">
        <w:r w:rsidR="006E0F8E" w:rsidDel="002773EE">
          <w:delText xml:space="preserve">in </w:delText>
        </w:r>
        <w:r w:rsidR="00516348" w:rsidDel="002773EE">
          <w:delText>an electrical outlet that</w:delText>
        </w:r>
        <w:r w:rsidR="006E0F8E" w:rsidDel="002773EE">
          <w:delText xml:space="preserve"> </w:delText>
        </w:r>
        <w:r w:rsidR="00516348" w:rsidDel="002773EE">
          <w:delText>pu</w:delText>
        </w:r>
        <w:r w:rsidR="00270A78" w:rsidDel="002773EE">
          <w:delText xml:space="preserve">lls </w:delText>
        </w:r>
      </w:del>
      <w:ins w:id="481" w:author="Sidhant Gupta" w:date="2014-03-18T01:28:00Z">
        <w:del w:id="482" w:author="CSE" w:date="2014-03-19T00:23:00Z">
          <w:r w:rsidR="00707077" w:rsidDel="002773EE">
            <w:delText xml:space="preserve">draws a </w:delText>
          </w:r>
        </w:del>
      </w:ins>
      <w:del w:id="483" w:author="CSE" w:date="2014-03-19T00:23:00Z">
        <w:r w:rsidR="00270A78" w:rsidDel="002773EE">
          <w:delText>known amount of load</w:delText>
        </w:r>
        <w:r w:rsidR="00516348" w:rsidDel="002773EE">
          <w:delText xml:space="preserve"> </w:delText>
        </w:r>
      </w:del>
      <w:ins w:id="484" w:author="Sidhant Gupta" w:date="2014-03-18T01:28:00Z">
        <w:del w:id="485" w:author="CSE" w:date="2014-03-19T00:23:00Z">
          <w:r w:rsidR="00707077" w:rsidDel="002773EE">
            <w:delText>current</w:delText>
          </w:r>
        </w:del>
      </w:ins>
      <w:ins w:id="486" w:author="Sidhant Gupta" w:date="2014-03-18T23:10:00Z">
        <w:del w:id="487" w:author="CSE" w:date="2014-03-19T00:23:00Z">
          <w:r w:rsidR="00D57A5E" w:rsidDel="002773EE">
            <w:delText xml:space="preserve"> (by powering a resistive load)</w:delText>
          </w:r>
        </w:del>
      </w:ins>
      <w:ins w:id="488" w:author="Sidhant Gupta" w:date="2014-03-18T01:28:00Z">
        <w:del w:id="489" w:author="CSE" w:date="2014-03-19T00:23:00Z">
          <w:r w:rsidR="00707077" w:rsidDel="002773EE">
            <w:delText xml:space="preserve"> </w:delText>
          </w:r>
        </w:del>
      </w:ins>
      <w:del w:id="490" w:author="CSE" w:date="2014-03-19T00:23:00Z">
        <w:r w:rsidR="00270A78" w:rsidDel="002773EE">
          <w:delText xml:space="preserve">at a given time </w:delText>
        </w:r>
        <w:r w:rsidR="00516348" w:rsidDel="002773EE">
          <w:delText xml:space="preserve">and </w:delText>
        </w:r>
      </w:del>
      <w:ins w:id="491" w:author="Sidhant Gupta" w:date="2014-03-18T23:10:00Z">
        <w:del w:id="492" w:author="CSE" w:date="2014-03-19T00:23:00Z">
          <w:r w:rsidR="00141D1A" w:rsidDel="002773EE">
            <w:delText xml:space="preserve">while </w:delText>
          </w:r>
        </w:del>
      </w:ins>
      <w:del w:id="493" w:author="CSE" w:date="2014-03-19T00:23:00Z">
        <w:r w:rsidR="00516348" w:rsidDel="002773EE">
          <w:delText>the sensor senses the change occurr</w:delText>
        </w:r>
      </w:del>
      <w:ins w:id="494" w:author="Shwetak Patel" w:date="2014-03-15T17:04:00Z">
        <w:del w:id="495" w:author="CSE" w:date="2014-03-19T00:23:00Z">
          <w:r w:rsidR="00DF5C85" w:rsidDel="002773EE">
            <w:delText>ing</w:delText>
          </w:r>
        </w:del>
      </w:ins>
      <w:del w:id="496" w:author="CSE" w:date="2014-03-19T00:23:00Z">
        <w:r w:rsidR="00516348" w:rsidDel="002773EE">
          <w:delText xml:space="preserve"> in the magnetic field due to that load</w:delText>
        </w:r>
      </w:del>
      <w:ins w:id="497" w:author="Sidhant Gupta" w:date="2014-03-18T01:28:00Z">
        <w:del w:id="498" w:author="CSE" w:date="2014-03-19T00:23:00Z">
          <w:r w:rsidR="00D45D0B" w:rsidDel="002773EE">
            <w:delText>current draw</w:delText>
          </w:r>
        </w:del>
      </w:ins>
      <w:del w:id="499" w:author="CSE" w:date="2014-03-19T00:23:00Z">
        <w:r w:rsidR="00516348" w:rsidDel="002773EE">
          <w:delText>.</w:delText>
        </w:r>
      </w:del>
      <w:ins w:id="500" w:author="Shwetak Patel" w:date="2014-03-15T17:07:00Z">
        <w:del w:id="501" w:author="CSE" w:date="2014-03-19T00:23:00Z">
          <w:r w:rsidR="00DF5C85" w:rsidDel="002773EE">
            <w:delText xml:space="preserve"> In practice, we can imagine the</w:delText>
          </w:r>
        </w:del>
      </w:ins>
      <w:ins w:id="502" w:author="Sidhant Gupta" w:date="2014-03-18T23:10:00Z">
        <w:del w:id="503" w:author="CSE" w:date="2014-03-19T00:23:00Z">
          <w:r w:rsidR="00813183" w:rsidDel="002773EE">
            <w:delText>the</w:delText>
          </w:r>
        </w:del>
      </w:ins>
      <w:ins w:id="504" w:author="Shwetak Patel" w:date="2014-03-15T17:07:00Z">
        <w:del w:id="505" w:author="CSE" w:date="2014-03-19T00:23:00Z">
          <w:r w:rsidR="00DF5C85" w:rsidDel="002773EE">
            <w:delText xml:space="preserve"> calibrator embedded in an in-home energy display. </w:delText>
          </w:r>
        </w:del>
      </w:ins>
      <w:del w:id="506" w:author="CSE" w:date="2014-03-19T00:23:00Z">
        <w:r w:rsidR="00320614" w:rsidDel="002773EE">
          <w:delText xml:space="preserve"> </w:delText>
        </w:r>
      </w:del>
    </w:p>
    <w:p w:rsidR="0078566F" w:rsidRDefault="00320614" w:rsidP="00766B76">
      <w:r>
        <w:t>At first</w:t>
      </w:r>
      <w:r w:rsidR="003E2E67">
        <w:t xml:space="preserve"> we</w:t>
      </w:r>
      <w:r w:rsidR="00594C5F">
        <w:t xml:space="preserve"> create a</w:t>
      </w:r>
      <w:r w:rsidR="003E2E67">
        <w:t>n initial</w:t>
      </w:r>
      <w:r w:rsidR="00594C5F">
        <w:t xml:space="preserve"> </w:t>
      </w:r>
      <w:r w:rsidR="00DC3F8C">
        <w:t>transfer function</w:t>
      </w:r>
      <w:r w:rsidR="00270A78">
        <w:t xml:space="preserve"> </w:t>
      </w:r>
      <w:r w:rsidR="00594C5F">
        <w:t xml:space="preserve">using this </w:t>
      </w:r>
      <w:r w:rsidR="00DC3F8C">
        <w:t>collected</w:t>
      </w:r>
      <w:r w:rsidR="002B3E47">
        <w:t xml:space="preserve"> calibration data</w:t>
      </w:r>
      <w:r>
        <w:t xml:space="preserve"> which only works for a small range</w:t>
      </w:r>
      <w:ins w:id="507" w:author="Shwetak Patel" w:date="2014-03-15T17:08:00Z">
        <w:r w:rsidR="00DF5C85">
          <w:t xml:space="preserve"> (limited to the range of loads the calibrator can provide)</w:t>
        </w:r>
      </w:ins>
      <w:r w:rsidR="006369C0">
        <w:t xml:space="preserve"> </w:t>
      </w:r>
      <w:r w:rsidR="002B3E47">
        <w:t xml:space="preserve">of </w:t>
      </w:r>
      <w:r w:rsidR="006369C0">
        <w:t>magnetic field values</w:t>
      </w:r>
      <w:r>
        <w:t>.</w:t>
      </w:r>
      <w:r w:rsidR="00DC3F8C">
        <w:t xml:space="preserve"> We store this</w:t>
      </w:r>
      <w:r w:rsidR="00C3285C">
        <w:t xml:space="preserve"> rang</w:t>
      </w:r>
      <w:r w:rsidR="00636633">
        <w:t xml:space="preserve">e as calibrated region </w:t>
      </w:r>
      <w:del w:id="508" w:author="Sidhant Gupta" w:date="2014-03-18T01:29:00Z">
        <w:r w:rsidR="00636633" w:rsidDel="00641F0C">
          <w:delText>and start</w:delText>
        </w:r>
      </w:del>
      <w:ins w:id="509" w:author="Sidhant Gupta" w:date="2014-03-18T01:29:00Z">
        <w:r w:rsidR="00641F0C">
          <w:t>while</w:t>
        </w:r>
      </w:ins>
      <w:r w:rsidR="00636633">
        <w:t xml:space="preserve"> keeping</w:t>
      </w:r>
      <w:r w:rsidR="00C3285C">
        <w:t xml:space="preserve"> trac</w:t>
      </w:r>
      <w:r w:rsidR="00DC3F8C">
        <w:t>k of the present magnetic sensor</w:t>
      </w:r>
      <w:r w:rsidR="00C3285C">
        <w:t xml:space="preserve"> value</w:t>
      </w:r>
      <w:r w:rsidR="00DC3F8C">
        <w:t>s</w:t>
      </w:r>
      <w:r w:rsidR="00C3285C">
        <w:t xml:space="preserve">. </w:t>
      </w:r>
      <w:del w:id="510" w:author="Sidhant Gupta" w:date="2014-03-18T01:30:00Z">
        <w:r w:rsidR="00130CD1" w:rsidDel="00641F0C">
          <w:delText>Now t</w:delText>
        </w:r>
      </w:del>
      <w:ins w:id="511" w:author="Sidhant Gupta" w:date="2014-03-18T01:30:00Z">
        <w:r w:rsidR="00641F0C">
          <w:t>T</w:t>
        </w:r>
      </w:ins>
      <w:r w:rsidR="00DC3F8C">
        <w:t>hese</w:t>
      </w:r>
      <w:r w:rsidR="00C3285C">
        <w:t xml:space="preserve"> value</w:t>
      </w:r>
      <w:r w:rsidR="00DC3F8C">
        <w:t>s</w:t>
      </w:r>
      <w:r w:rsidR="00C3285C">
        <w:t xml:space="preserve"> </w:t>
      </w:r>
      <w:del w:id="512" w:author="Sidhant Gupta" w:date="2014-03-18T01:30:00Z">
        <w:r w:rsidR="00C3285C" w:rsidDel="00641F0C">
          <w:delText xml:space="preserve">will </w:delText>
        </w:r>
      </w:del>
      <w:r w:rsidR="00C3285C">
        <w:t>change</w:t>
      </w:r>
      <w:ins w:id="513" w:author="Sidhant Gupta" w:date="2014-03-18T01:30:00Z">
        <w:r w:rsidR="00641F0C">
          <w:t xml:space="preserve"> over time</w:t>
        </w:r>
      </w:ins>
      <w:r w:rsidR="00130CD1">
        <w:t xml:space="preserve"> </w:t>
      </w:r>
      <w:del w:id="514" w:author="Sidhant Gupta" w:date="2014-03-18T01:30:00Z">
        <w:r w:rsidR="00130CD1" w:rsidDel="008F1240">
          <w:delText>due to appliances turning on or off in a house</w:delText>
        </w:r>
      </w:del>
      <w:ins w:id="515" w:author="Sidhant Gupta" w:date="2014-03-18T01:30:00Z">
        <w:r w:rsidR="008F1240">
          <w:t>as appliances are used in a home</w:t>
        </w:r>
      </w:ins>
      <w:r w:rsidR="00130CD1">
        <w:t>.</w:t>
      </w:r>
      <w:r w:rsidR="00DC3F8C">
        <w:t xml:space="preserve"> </w:t>
      </w:r>
      <w:ins w:id="516" w:author="Shwetak Patel" w:date="2014-03-15T17:10:00Z">
        <w:r w:rsidR="001A14B7">
          <w:t xml:space="preserve">Every time </w:t>
        </w:r>
      </w:ins>
      <w:r w:rsidR="00636633">
        <w:t>these values</w:t>
      </w:r>
      <w:ins w:id="517" w:author="Shwetak Patel" w:date="2014-03-15T17:10:00Z">
        <w:r w:rsidR="001A14B7">
          <w:t xml:space="preserve"> </w:t>
        </w:r>
      </w:ins>
      <w:r w:rsidR="00636633">
        <w:t xml:space="preserve">reach an </w:t>
      </w:r>
      <w:ins w:id="518" w:author="Shwetak Patel" w:date="2014-03-15T17:10:00Z">
        <w:r w:rsidR="001A14B7">
          <w:t xml:space="preserve">un-calibrated </w:t>
        </w:r>
      </w:ins>
      <w:ins w:id="519" w:author="Shwetak Patel" w:date="2014-03-15T17:13:00Z">
        <w:r w:rsidR="001A14B7">
          <w:t>region</w:t>
        </w:r>
      </w:ins>
      <w:ins w:id="520" w:author="Shwetak Patel" w:date="2014-03-15T17:10:00Z">
        <w:r w:rsidR="001A14B7">
          <w:t xml:space="preserve">, the calibrator is commanded to pull a small load. The </w:t>
        </w:r>
      </w:ins>
      <w:ins w:id="521" w:author="Shwetak Patel" w:date="2014-03-15T17:11:00Z">
        <w:r w:rsidR="001A14B7">
          <w:t>difference</w:t>
        </w:r>
      </w:ins>
      <w:ins w:id="522" w:author="Shwetak Patel" w:date="2014-03-15T17:10:00Z">
        <w:r w:rsidR="001A14B7">
          <w:t xml:space="preserve"> </w:t>
        </w:r>
      </w:ins>
      <w:ins w:id="523" w:author="Shwetak Patel" w:date="2014-03-15T17:11:00Z">
        <w:r w:rsidR="001A14B7">
          <w:t xml:space="preserve">in </w:t>
        </w:r>
      </w:ins>
      <w:ins w:id="524" w:author="Shwetak Patel" w:date="2014-03-15T17:13:00Z">
        <w:r w:rsidR="001A14B7">
          <w:t xml:space="preserve">the </w:t>
        </w:r>
      </w:ins>
      <w:ins w:id="525" w:author="Shwetak Patel" w:date="2014-03-15T17:11:00Z">
        <w:r w:rsidR="001A14B7">
          <w:t xml:space="preserve">observed magnetic field signal at that level is used to update the transfer function. </w:t>
        </w:r>
      </w:ins>
      <w:r w:rsidR="00EF539C">
        <w:t xml:space="preserve"> </w:t>
      </w:r>
      <w:r w:rsidR="00202461">
        <w:t xml:space="preserve"> </w:t>
      </w:r>
    </w:p>
    <w:p w:rsidR="00190AF9" w:rsidRPr="00766B76" w:rsidRDefault="0019015C" w:rsidP="00766B76">
      <w:r>
        <w:t xml:space="preserve">In the rest of </w:t>
      </w:r>
      <w:del w:id="526" w:author="Sidhant Gupta" w:date="2014-03-18T23:11:00Z">
        <w:r w:rsidDel="009514E5">
          <w:delText>the</w:delText>
        </w:r>
        <w:r w:rsidR="00F43CB1" w:rsidDel="009514E5">
          <w:delText xml:space="preserve"> Section</w:delText>
        </w:r>
      </w:del>
      <w:ins w:id="527" w:author="Sidhant Gupta" w:date="2014-03-18T23:11:00Z">
        <w:r w:rsidR="009514E5">
          <w:t>this section</w:t>
        </w:r>
      </w:ins>
      <w:r w:rsidR="00F43CB1">
        <w:t xml:space="preserve">, </w:t>
      </w:r>
      <w:r w:rsidR="00505F2E">
        <w:t xml:space="preserve">we describe the hardware and software </w:t>
      </w:r>
      <w:del w:id="528" w:author="Sidhant Gupta" w:date="2014-03-18T23:12:00Z">
        <w:r w:rsidR="00505F2E" w:rsidDel="009514E5">
          <w:delText xml:space="preserve">implementation </w:delText>
        </w:r>
        <w:r w:rsidR="00227CC1" w:rsidDel="009514E5">
          <w:delText xml:space="preserve">of our approach </w:delText>
        </w:r>
        <w:r w:rsidR="00505F2E" w:rsidDel="009514E5">
          <w:delText>in de</w:delText>
        </w:r>
        <w:r w:rsidR="00504290" w:rsidDel="009514E5">
          <w:delText>tail</w:delText>
        </w:r>
      </w:del>
      <w:ins w:id="529" w:author="Sidhant Gupta" w:date="2014-03-18T23:12:00Z">
        <w:r w:rsidR="009514E5">
          <w:t>of our prototype implementation</w:t>
        </w:r>
      </w:ins>
      <w:r w:rsidR="00504290">
        <w:t>.</w:t>
      </w:r>
      <w:r w:rsidR="008C0C68">
        <w:t xml:space="preserve"> </w:t>
      </w:r>
      <w:del w:id="530" w:author="Sidhant Gupta" w:date="2014-03-18T01:31:00Z">
        <w:r w:rsidR="008C0C68" w:rsidDel="0038673B">
          <w:delText>Mostly</w:delText>
        </w:r>
        <w:r w:rsidR="00505F2E" w:rsidDel="0038673B">
          <w:delText xml:space="preserve"> w</w:delText>
        </w:r>
      </w:del>
      <w:ins w:id="531" w:author="Sidhant Gupta" w:date="2014-03-18T01:31:00Z">
        <w:r w:rsidR="0038673B">
          <w:t>W</w:t>
        </w:r>
      </w:ins>
      <w:r w:rsidR="00505F2E">
        <w:t>e</w:t>
      </w:r>
      <w:ins w:id="532" w:author="Sidhant Gupta" w:date="2014-03-18T01:31:00Z">
        <w:r w:rsidR="0038673B">
          <w:t xml:space="preserve"> primarily</w:t>
        </w:r>
      </w:ins>
      <w:r w:rsidR="00505F2E">
        <w:t xml:space="preserve"> focus o</w:t>
      </w:r>
      <w:r w:rsidR="00227CC1">
        <w:t>n the intuition behind using a</w:t>
      </w:r>
      <w:r w:rsidR="00505F2E">
        <w:t xml:space="preserve"> machine-learning </w:t>
      </w:r>
      <w:r w:rsidR="00227CC1">
        <w:t xml:space="preserve">model and describe </w:t>
      </w:r>
      <w:del w:id="533" w:author="Sidhant Gupta" w:date="2014-03-18T01:31:00Z">
        <w:r w:rsidR="00227CC1" w:rsidDel="007A312D">
          <w:delText>the</w:delText>
        </w:r>
        <w:r w:rsidDel="007A312D">
          <w:delText xml:space="preserve"> </w:delText>
        </w:r>
        <w:r w:rsidR="007A1818" w:rsidDel="007A312D">
          <w:delText>use of it</w:delText>
        </w:r>
      </w:del>
      <w:ins w:id="534" w:author="Sidhant Gupta" w:date="2014-03-18T01:31:00Z">
        <w:r w:rsidR="007A312D">
          <w:t>its use</w:t>
        </w:r>
      </w:ins>
      <w:r w:rsidR="007A1818">
        <w:t xml:space="preserve"> in creating a dynamic transfer function</w:t>
      </w:r>
      <w:r>
        <w:t>. It should be noted that during</w:t>
      </w:r>
      <w:r w:rsidR="00190AF9">
        <w:t xml:space="preserve"> the rest of the </w:t>
      </w:r>
      <w:r>
        <w:t>description</w:t>
      </w:r>
      <w:r w:rsidR="00190AF9">
        <w:t>, we assume a home env</w:t>
      </w:r>
      <w:r w:rsidR="009A20AA">
        <w:t xml:space="preserve">ironment having two-phase </w:t>
      </w:r>
      <w:del w:id="535" w:author="Sidhant Gupta" w:date="2014-03-18T01:31:00Z">
        <w:r w:rsidR="009A20AA" w:rsidDel="007A312D">
          <w:delText>setting</w:delText>
        </w:r>
      </w:del>
      <w:ins w:id="536" w:author="Sidhant Gupta" w:date="2014-03-18T01:31:00Z">
        <w:r w:rsidR="007A312D">
          <w:t>power supply</w:t>
        </w:r>
      </w:ins>
      <w:del w:id="537" w:author="Sidhant Gupta" w:date="2014-03-18T01:31:00Z">
        <w:r w:rsidR="00190AF9" w:rsidDel="00FD4E18">
          <w:delText xml:space="preserve">. </w:delText>
        </w:r>
        <w:r w:rsidR="009A20AA" w:rsidDel="00FD4E18">
          <w:delText>But</w:delText>
        </w:r>
      </w:del>
      <w:ins w:id="538" w:author="Sidhant Gupta" w:date="2014-03-18T01:31:00Z">
        <w:r w:rsidR="00FD4E18">
          <w:t>, however</w:t>
        </w:r>
      </w:ins>
      <w:r w:rsidR="009A20AA">
        <w:t xml:space="preserve"> our system </w:t>
      </w:r>
      <w:ins w:id="539" w:author="Shwetak Patel" w:date="2014-03-15T17:13:00Z">
        <w:r w:rsidR="001A14B7">
          <w:t>scales</w:t>
        </w:r>
      </w:ins>
      <w:r w:rsidR="009A20AA">
        <w:t xml:space="preserve"> </w:t>
      </w:r>
      <w:ins w:id="540" w:author="Shwetak Patel" w:date="2014-03-15T17:13:00Z">
        <w:r w:rsidR="001A14B7">
          <w:t>to a</w:t>
        </w:r>
      </w:ins>
      <w:r w:rsidR="009A20AA">
        <w:t xml:space="preserve"> three-phase </w:t>
      </w:r>
      <w:r>
        <w:t xml:space="preserve">industrial </w:t>
      </w:r>
      <w:r w:rsidR="00D02A6D">
        <w:t>setting</w:t>
      </w:r>
      <w:ins w:id="541" w:author="Sidhant Gupta" w:date="2014-03-18T01:31:00Z">
        <w:r w:rsidR="00FD4E18">
          <w:t xml:space="preserve"> as well</w:t>
        </w:r>
      </w:ins>
      <w:r w:rsidR="009A20AA">
        <w:t xml:space="preserve">. </w:t>
      </w:r>
    </w:p>
    <w:p w:rsidR="00C238FA" w:rsidRDefault="00C238FA" w:rsidP="00C238FA">
      <w:pPr>
        <w:pStyle w:val="Heading2"/>
      </w:pPr>
      <w:r>
        <w:lastRenderedPageBreak/>
        <w:t>Hardware</w:t>
      </w:r>
    </w:p>
    <w:p w:rsidR="008D2049" w:rsidRDefault="00C31805" w:rsidP="00C238FA">
      <w:r>
        <w:t xml:space="preserve">Our </w:t>
      </w:r>
      <w:r w:rsidR="00DC3F8C">
        <w:t xml:space="preserve">prototype </w:t>
      </w:r>
      <w:r w:rsidR="00C238FA">
        <w:t xml:space="preserve">system consists of two components: </w:t>
      </w:r>
      <w:ins w:id="542" w:author="Sidhant Gupta" w:date="2014-03-18T23:12:00Z">
        <w:r w:rsidR="009745CB">
          <w:t xml:space="preserve">a </w:t>
        </w:r>
      </w:ins>
      <w:r w:rsidR="00FC2015">
        <w:rPr>
          <w:i/>
        </w:rPr>
        <w:t>Sensor</w:t>
      </w:r>
      <w:r w:rsidR="00C238FA" w:rsidRPr="00985B09">
        <w:rPr>
          <w:i/>
        </w:rPr>
        <w:t xml:space="preserve"> unit</w:t>
      </w:r>
      <w:r w:rsidR="00C238FA">
        <w:t xml:space="preserve"> and </w:t>
      </w:r>
      <w:ins w:id="543" w:author="Sidhant Gupta" w:date="2014-03-18T23:13:00Z">
        <w:r w:rsidR="009745CB">
          <w:t xml:space="preserve">a </w:t>
        </w:r>
      </w:ins>
      <w:r w:rsidR="00C238FA" w:rsidRPr="00985B09">
        <w:rPr>
          <w:i/>
        </w:rPr>
        <w:t>Calibration unit</w:t>
      </w:r>
      <w:r w:rsidR="00C238FA">
        <w:t xml:space="preserve">. </w:t>
      </w:r>
      <w:r w:rsidR="005D5B0B">
        <w:t>Figure</w:t>
      </w:r>
      <w:r w:rsidR="007429B9">
        <w:t> </w:t>
      </w:r>
      <w:ins w:id="544" w:author="CSE" w:date="2014-03-18T15:39:00Z">
        <w:r w:rsidR="003331B9">
          <w:t>1</w:t>
        </w:r>
      </w:ins>
      <w:del w:id="545" w:author="CSE" w:date="2014-03-18T15:39:00Z">
        <w:r w:rsidR="008159EC" w:rsidDel="003331B9">
          <w:delText>3</w:delText>
        </w:r>
        <w:r w:rsidR="005D5B0B" w:rsidDel="003331B9">
          <w:delText xml:space="preserve"> (a)</w:delText>
        </w:r>
      </w:del>
      <w:r w:rsidR="00D02A6D">
        <w:t xml:space="preserve"> shows a sample placement of the sensor unit on a breaker panel</w:t>
      </w:r>
      <w:r w:rsidR="005D5B0B">
        <w:t xml:space="preserve">. </w:t>
      </w:r>
      <w:r w:rsidR="00DC3F8C">
        <w:t xml:space="preserve">The data from </w:t>
      </w:r>
      <w:r w:rsidR="00B775D9">
        <w:t>this unit is collected using a DAQ</w:t>
      </w:r>
      <w:r w:rsidR="00AF34B2">
        <w:t xml:space="preserve"> (</w:t>
      </w:r>
      <w:del w:id="546" w:author="Sidhant Gupta" w:date="2014-03-18T23:13:00Z">
        <w:r w:rsidR="00AF34B2" w:rsidDel="00887F0D">
          <w:delText xml:space="preserve">we use </w:delText>
        </w:r>
      </w:del>
      <w:r w:rsidR="00AF34B2">
        <w:t>N</w:t>
      </w:r>
      <w:ins w:id="547" w:author="Sidhant Gupta" w:date="2014-03-18T23:13:00Z">
        <w:r w:rsidR="00887F0D">
          <w:t xml:space="preserve">ational </w:t>
        </w:r>
      </w:ins>
      <w:del w:id="548" w:author="Sidhant Gupta" w:date="2014-03-18T23:13:00Z">
        <w:r w:rsidR="00AF34B2" w:rsidDel="00887F0D">
          <w:delText xml:space="preserve">I </w:delText>
        </w:r>
      </w:del>
      <w:ins w:id="549" w:author="Sidhant Gupta" w:date="2014-03-18T23:13:00Z">
        <w:r w:rsidR="00887F0D">
          <w:t xml:space="preserve">Instruments </w:t>
        </w:r>
      </w:ins>
      <w:r w:rsidR="00AF34B2">
        <w:t>USB-6259)</w:t>
      </w:r>
      <w:r w:rsidR="00B775D9">
        <w:t xml:space="preserve"> connected to a laptop. </w:t>
      </w:r>
      <w:r w:rsidR="007429B9">
        <w:t>Figure </w:t>
      </w:r>
      <w:r w:rsidR="008159EC">
        <w:t>4</w:t>
      </w:r>
      <w:r w:rsidR="008D2049">
        <w:t xml:space="preserve"> (a) shows a </w:t>
      </w:r>
      <w:r w:rsidR="00A2046B">
        <w:t xml:space="preserve">calibration unit </w:t>
      </w:r>
      <w:r w:rsidR="008D2049">
        <w:t>installed in an electrical outlet.</w:t>
      </w:r>
      <w:r w:rsidR="00B775D9">
        <w:t xml:space="preserve"> </w:t>
      </w:r>
      <w:r w:rsidR="00981226">
        <w:t>The calibration unit is also connected to the same laptop. The laptop send</w:t>
      </w:r>
      <w:r w:rsidR="00AF34B2">
        <w:t>s</w:t>
      </w:r>
      <w:r w:rsidR="00981226">
        <w:t xml:space="preserve"> the</w:t>
      </w:r>
      <w:r w:rsidR="00AF34B2">
        <w:t xml:space="preserve"> control </w:t>
      </w:r>
      <w:r w:rsidR="00122FE1">
        <w:t>logic to the calibration unit based on the</w:t>
      </w:r>
      <w:r w:rsidR="00981226">
        <w:t xml:space="preserve"> captured data from DAQ. </w:t>
      </w:r>
    </w:p>
    <w:p w:rsidR="00FC2015" w:rsidRDefault="00FF499E" w:rsidP="00C238FA">
      <w:r>
        <w:rPr>
          <w:noProof/>
        </w:rPr>
        <w:drawing>
          <wp:inline distT="0" distB="0" distL="0" distR="0" wp14:anchorId="63EC5A25" wp14:editId="7D4B316D">
            <wp:extent cx="2947035" cy="102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47035" cy="1028560"/>
                    </a:xfrm>
                    <a:prstGeom prst="rect">
                      <a:avLst/>
                    </a:prstGeom>
                    <a:noFill/>
                    <a:ln>
                      <a:noFill/>
                    </a:ln>
                  </pic:spPr>
                </pic:pic>
              </a:graphicData>
            </a:graphic>
          </wp:inline>
        </w:drawing>
      </w:r>
    </w:p>
    <w:p w:rsidR="0091391C" w:rsidRPr="00980131" w:rsidRDefault="00F001B9" w:rsidP="00F4488A">
      <w:pPr>
        <w:keepNext/>
        <w:jc w:val="center"/>
        <w:rPr>
          <w:sz w:val="18"/>
        </w:rPr>
      </w:pPr>
      <w:r w:rsidRPr="00980131">
        <w:rPr>
          <w:b/>
          <w:sz w:val="18"/>
        </w:rPr>
        <w:t>Figure</w:t>
      </w:r>
      <w:r w:rsidR="007429B9">
        <w:rPr>
          <w:b/>
          <w:sz w:val="18"/>
        </w:rPr>
        <w:t> </w:t>
      </w:r>
      <w:r w:rsidR="00536642" w:rsidRPr="00980131">
        <w:rPr>
          <w:b/>
          <w:sz w:val="18"/>
        </w:rPr>
        <w:fldChar w:fldCharType="begin"/>
      </w:r>
      <w:r w:rsidRPr="00980131">
        <w:rPr>
          <w:b/>
          <w:sz w:val="18"/>
        </w:rPr>
        <w:instrText xml:space="preserve"> SEQ Figure \* ARABIC </w:instrText>
      </w:r>
      <w:r w:rsidR="00536642" w:rsidRPr="00980131">
        <w:rPr>
          <w:b/>
          <w:sz w:val="18"/>
        </w:rPr>
        <w:fldChar w:fldCharType="separate"/>
      </w:r>
      <w:ins w:id="550" w:author="CSE" w:date="2014-05-07T18:28:00Z">
        <w:r w:rsidR="00A83550">
          <w:rPr>
            <w:b/>
            <w:noProof/>
            <w:sz w:val="18"/>
          </w:rPr>
          <w:t>3</w:t>
        </w:r>
      </w:ins>
      <w:r w:rsidR="00536642" w:rsidRPr="00980131">
        <w:rPr>
          <w:b/>
          <w:sz w:val="18"/>
        </w:rPr>
        <w:fldChar w:fldCharType="end"/>
      </w:r>
      <w:r w:rsidRPr="00980131">
        <w:rPr>
          <w:b/>
          <w:sz w:val="18"/>
        </w:rPr>
        <w:t xml:space="preserve">: </w:t>
      </w:r>
      <w:del w:id="551" w:author="CSE" w:date="2014-03-18T15:54:00Z">
        <w:r w:rsidRPr="00980131" w:rsidDel="000108F2">
          <w:rPr>
            <w:b/>
            <w:sz w:val="18"/>
          </w:rPr>
          <w:delText>(a)</w:delText>
        </w:r>
        <w:r w:rsidR="00FC2015" w:rsidRPr="00980131" w:rsidDel="000108F2">
          <w:rPr>
            <w:b/>
            <w:sz w:val="18"/>
          </w:rPr>
          <w:delText xml:space="preserve"> Placement of sensor</w:delText>
        </w:r>
        <w:r w:rsidR="005D5B0B" w:rsidRPr="00980131" w:rsidDel="000108F2">
          <w:rPr>
            <w:b/>
            <w:sz w:val="18"/>
          </w:rPr>
          <w:delText xml:space="preserve"> unit on the</w:delText>
        </w:r>
        <w:r w:rsidR="00F4488A" w:rsidRPr="00980131" w:rsidDel="000108F2">
          <w:rPr>
            <w:b/>
            <w:sz w:val="18"/>
          </w:rPr>
          <w:delText xml:space="preserve"> breaker panel</w:delText>
        </w:r>
        <w:r w:rsidRPr="00980131" w:rsidDel="000108F2">
          <w:rPr>
            <w:b/>
            <w:sz w:val="18"/>
          </w:rPr>
          <w:delText xml:space="preserve"> (b) </w:delText>
        </w:r>
      </w:del>
      <w:ins w:id="552" w:author="CSE" w:date="2014-03-18T15:56:00Z">
        <w:r w:rsidR="000108F2">
          <w:rPr>
            <w:b/>
            <w:sz w:val="18"/>
          </w:rPr>
          <w:t>The sensor unit consists of four magnetic pickup sensors surrounded by some permanent magnet.</w:t>
        </w:r>
      </w:ins>
      <w:del w:id="553" w:author="CSE" w:date="2014-03-18T15:56:00Z">
        <w:r w:rsidRPr="00980131" w:rsidDel="000108F2">
          <w:rPr>
            <w:b/>
            <w:sz w:val="18"/>
          </w:rPr>
          <w:delText xml:space="preserve">Closer look </w:delText>
        </w:r>
        <w:r w:rsidR="00FC2015" w:rsidRPr="00980131" w:rsidDel="000108F2">
          <w:rPr>
            <w:b/>
            <w:sz w:val="18"/>
          </w:rPr>
          <w:delText>at the sensor unit.</w:delText>
        </w:r>
      </w:del>
    </w:p>
    <w:p w:rsidR="00FD7054" w:rsidRDefault="00FD7054" w:rsidP="00FD7054">
      <w:pPr>
        <w:pStyle w:val="Heading3"/>
      </w:pPr>
      <w:r>
        <w:t>Sensor Unit</w:t>
      </w:r>
    </w:p>
    <w:p w:rsidR="00A17B54" w:rsidRDefault="00243799" w:rsidP="004E2FC9">
      <w:r>
        <w:t>The sensor unit</w:t>
      </w:r>
      <w:r w:rsidR="00FD7054">
        <w:t xml:space="preserve"> </w:t>
      </w:r>
      <w:r w:rsidR="007429B9">
        <w:t>(see Figure </w:t>
      </w:r>
      <w:r w:rsidR="008159EC">
        <w:t>3</w:t>
      </w:r>
      <w:del w:id="554" w:author="CSE" w:date="2014-03-18T15:57:00Z">
        <w:r w:rsidDel="000108F2">
          <w:delText xml:space="preserve"> (b)</w:delText>
        </w:r>
      </w:del>
      <w:r>
        <w:t xml:space="preserve">) </w:t>
      </w:r>
      <w:r w:rsidR="00FD7054">
        <w:t xml:space="preserve">consists of four magnetic </w:t>
      </w:r>
      <w:r w:rsidR="007E6245">
        <w:t xml:space="preserve">pickup </w:t>
      </w:r>
      <w:r w:rsidR="00FD7054">
        <w:t>sensors (</w:t>
      </w:r>
      <w:ins w:id="555" w:author="CSE" w:date="2014-03-18T15:57:00Z">
        <w:r w:rsidR="000108F2">
          <w:t xml:space="preserve">we use </w:t>
        </w:r>
      </w:ins>
      <w:del w:id="556" w:author="Sidhant Gupta" w:date="2014-03-18T23:13:00Z">
        <w:r w:rsidR="00C52CC7" w:rsidDel="00275055">
          <w:delText xml:space="preserve">we use </w:delText>
        </w:r>
      </w:del>
      <w:ins w:id="557" w:author="CSE" w:date="2014-03-18T15:57:00Z">
        <w:r w:rsidR="00A71681">
          <w:t>RadioShack removable telephone pickup</w:t>
        </w:r>
      </w:ins>
      <w:ins w:id="558" w:author="CSE" w:date="2014-03-18T15:58:00Z">
        <w:r w:rsidR="00A71681">
          <w:t>s</w:t>
        </w:r>
      </w:ins>
      <w:ins w:id="559" w:author="CSE" w:date="2014-03-18T15:57:00Z">
        <w:r w:rsidR="00A71681">
          <w:t>. Model no</w:t>
        </w:r>
      </w:ins>
      <w:ins w:id="560" w:author="CSE" w:date="2014-03-18T15:58:00Z">
        <w:r w:rsidR="00A71681">
          <w:t>: 07C12</w:t>
        </w:r>
      </w:ins>
      <w:del w:id="561" w:author="CSE" w:date="2014-03-18T15:57:00Z">
        <w:r w:rsidR="008D4673" w:rsidDel="00A71681">
          <w:delText>Olympus TP-8 telephone pick-up type</w:delText>
        </w:r>
      </w:del>
      <w:r w:rsidR="007E6245">
        <w:t xml:space="preserve">) </w:t>
      </w:r>
      <w:r w:rsidR="00FD7054">
        <w:t>surrounded b</w:t>
      </w:r>
      <w:r w:rsidR="005D5B0B">
        <w:t>y</w:t>
      </w:r>
      <w:r w:rsidR="007E6245">
        <w:t xml:space="preserve"> </w:t>
      </w:r>
      <w:r w:rsidR="005D5B0B">
        <w:t>permanent magnets.  The</w:t>
      </w:r>
      <w:r w:rsidR="00FD7054">
        <w:t xml:space="preserve"> sensors detect</w:t>
      </w:r>
      <w:del w:id="562" w:author="CSE" w:date="2014-03-19T00:50:00Z">
        <w:r w:rsidR="00FD7054" w:rsidDel="00FE7C31">
          <w:delText xml:space="preserve"> the household current draw from the</w:delText>
        </w:r>
      </w:del>
      <w:r w:rsidR="00FD7054">
        <w:t xml:space="preserve"> magnetic field generated from the 60 Hz current flow</w:t>
      </w:r>
      <w:ins w:id="563" w:author="Shwetak Patel" w:date="2014-03-15T17:16:00Z">
        <w:r w:rsidR="001A14B7">
          <w:t xml:space="preserve"> from the </w:t>
        </w:r>
      </w:ins>
      <w:ins w:id="564" w:author="CSE" w:date="2014-03-19T00:51:00Z">
        <w:r w:rsidR="008879D7">
          <w:t>legs</w:t>
        </w:r>
      </w:ins>
      <w:ins w:id="565" w:author="Shwetak Patel" w:date="2014-03-15T17:16:00Z">
        <w:del w:id="566" w:author="CSE" w:date="2014-03-19T00:51:00Z">
          <w:r w:rsidR="001A14B7" w:rsidDel="008879D7">
            <w:delText>mains</w:delText>
          </w:r>
        </w:del>
        <w:r w:rsidR="001A14B7">
          <w:t xml:space="preserve"> behind the panel (as well as some of the branch circuits)</w:t>
        </w:r>
      </w:ins>
      <w:r w:rsidR="00FD7054">
        <w:t xml:space="preserve">. </w:t>
      </w:r>
      <w:r w:rsidR="00741799">
        <w:t>The surrounding magnets are placed to reduce the effect of magnetic nonlinearity of the sheet metal</w:t>
      </w:r>
      <w:r w:rsidR="00FD4687">
        <w:t xml:space="preserve"> located in between the main lines and magnetic sensors</w:t>
      </w:r>
      <w:r w:rsidR="00741799">
        <w:t>.</w:t>
      </w:r>
      <w:r w:rsidR="00A17B54">
        <w:t xml:space="preserve"> </w:t>
      </w:r>
      <w:r w:rsidR="00741799">
        <w:t xml:space="preserve"> </w:t>
      </w:r>
      <w:r w:rsidR="00A17B54">
        <w:t xml:space="preserve">Briefly, the time difference between the actual current waveform and sensed magnetic waveform is </w:t>
      </w:r>
      <w:ins w:id="567" w:author="CSE" w:date="2014-03-19T00:53:00Z">
        <w:r w:rsidR="008879D7">
          <w:t>depended upon the</w:t>
        </w:r>
      </w:ins>
      <w:del w:id="568" w:author="CSE" w:date="2014-03-19T00:53:00Z">
        <w:r w:rsidR="00A17B54" w:rsidDel="008879D7">
          <w:delText>a function of</w:delText>
        </w:r>
      </w:del>
      <w:r w:rsidR="00A17B54">
        <w:t xml:space="preserve"> magnetic saturation and permeability of the material. Saturatin</w:t>
      </w:r>
      <w:r w:rsidR="007558A2">
        <w:t xml:space="preserve">g the magnetic field reduces the nonlinearity </w:t>
      </w:r>
      <w:del w:id="569" w:author="Sidhant Gupta" w:date="2014-03-18T23:14:00Z">
        <w:r w:rsidR="007558A2" w:rsidDel="00C063E1">
          <w:delText>of the function</w:delText>
        </w:r>
      </w:del>
      <w:ins w:id="570" w:author="Sidhant Gupta" w:date="2014-03-18T23:14:00Z">
        <w:r w:rsidR="00C063E1">
          <w:t>induced by the sheet metal</w:t>
        </w:r>
      </w:ins>
      <w:r w:rsidR="00A17B54">
        <w:t>.</w:t>
      </w:r>
      <w:r w:rsidR="007558A2">
        <w:t xml:space="preserve"> In other words,</w:t>
      </w:r>
      <w:r w:rsidR="00A17B54">
        <w:t xml:space="preserve"> the</w:t>
      </w:r>
      <w:r w:rsidR="007558A2">
        <w:t xml:space="preserve"> nonlinearity of the</w:t>
      </w:r>
      <w:r w:rsidR="00A17B54">
        <w:t xml:space="preserve"> phase difference between </w:t>
      </w:r>
      <w:r w:rsidR="007558A2">
        <w:t xml:space="preserve">the actual and sensed waveform reduces, which plays a key role during the phase angle calculation. </w:t>
      </w:r>
      <w:r w:rsidR="00A12DA6">
        <w:t xml:space="preserve">We </w:t>
      </w:r>
      <w:del w:id="571" w:author="Sidhant Gupta" w:date="2014-03-18T23:15:00Z">
        <w:r w:rsidR="00A12DA6" w:rsidDel="001B5F9A">
          <w:delText>will see</w:delText>
        </w:r>
      </w:del>
      <w:ins w:id="572" w:author="Sidhant Gupta" w:date="2014-03-18T23:15:00Z">
        <w:r w:rsidR="001B5F9A">
          <w:t>discuss</w:t>
        </w:r>
      </w:ins>
      <w:r w:rsidR="00A12DA6">
        <w:t xml:space="preserve"> the effect of this phenomenon later in the deployment </w:t>
      </w:r>
      <w:ins w:id="573" w:author="Sidhant Gupta" w:date="2014-03-18T23:15:00Z">
        <w:r w:rsidR="001B5F9A">
          <w:t xml:space="preserve">and </w:t>
        </w:r>
      </w:ins>
      <w:r w:rsidR="00A12DA6">
        <w:t>result</w:t>
      </w:r>
      <w:ins w:id="574" w:author="Sidhant Gupta" w:date="2014-03-18T23:15:00Z">
        <w:r w:rsidR="001B5F9A">
          <w:t>s</w:t>
        </w:r>
      </w:ins>
      <w:r w:rsidR="00A12DA6">
        <w:t xml:space="preserve"> section</w:t>
      </w:r>
      <w:ins w:id="575" w:author="Sidhant Gupta" w:date="2014-03-18T23:15:00Z">
        <w:r w:rsidR="001B5F9A">
          <w:t>.</w:t>
        </w:r>
      </w:ins>
    </w:p>
    <w:p w:rsidR="00FD7054" w:rsidRDefault="00FD7054" w:rsidP="00FD7054">
      <w:pPr>
        <w:pStyle w:val="Heading3"/>
      </w:pPr>
      <w:r>
        <w:t>Calibration Unit</w:t>
      </w:r>
    </w:p>
    <w:p w:rsidR="00FD7054" w:rsidRDefault="00FD7054" w:rsidP="00FD7054">
      <w:r>
        <w:t>Our system consists of two calibration units installed in two di</w:t>
      </w:r>
      <w:r w:rsidR="00AE7C7D">
        <w:t>fferent outlets</w:t>
      </w:r>
      <w:del w:id="576" w:author="Sidhant Gupta" w:date="2014-03-18T23:16:00Z">
        <w:r w:rsidR="00AE7C7D" w:rsidDel="00BA66F4">
          <w:delText xml:space="preserve"> </w:delText>
        </w:r>
      </w:del>
      <w:ins w:id="577" w:author="Sidhant Gupta" w:date="2014-03-18T23:16:00Z">
        <w:r w:rsidR="00BA66F4">
          <w:t xml:space="preserve">, each on a different </w:t>
        </w:r>
      </w:ins>
      <w:ins w:id="578" w:author="CSE" w:date="2014-03-19T00:43:00Z">
        <w:r w:rsidR="00675A89">
          <w:t>leg</w:t>
        </w:r>
      </w:ins>
      <w:ins w:id="579" w:author="Sidhant Gupta" w:date="2014-03-18T23:16:00Z">
        <w:del w:id="580" w:author="CSE" w:date="2014-03-19T00:43:00Z">
          <w:r w:rsidR="00BA66F4" w:rsidDel="00675A89">
            <w:delText>phase</w:delText>
          </w:r>
        </w:del>
      </w:ins>
      <w:del w:id="581" w:author="Sidhant Gupta" w:date="2014-03-18T23:16:00Z">
        <w:r w:rsidR="00AE7C7D" w:rsidDel="00BA66F4">
          <w:delText>of separate phases</w:delText>
        </w:r>
      </w:del>
      <w:r>
        <w:t xml:space="preserve">. Each unit briefly </w:t>
      </w:r>
      <w:ins w:id="582" w:author="CSE" w:date="2014-03-18T13:27:00Z">
        <w:r w:rsidR="00835C79">
          <w:t xml:space="preserve">draws a </w:t>
        </w:r>
      </w:ins>
      <w:del w:id="583" w:author="CSE" w:date="2014-03-18T13:27:00Z">
        <w:r w:rsidDel="00835C79">
          <w:delText>pulses a</w:delText>
        </w:r>
      </w:del>
      <w:r>
        <w:t xml:space="preserve"> series of known</w:t>
      </w:r>
      <w:r w:rsidR="00F72BD3">
        <w:t xml:space="preserve"> load</w:t>
      </w:r>
      <w:ins w:id="584" w:author="CSE" w:date="2014-03-18T13:28:00Z">
        <w:r w:rsidR="00835C79">
          <w:t>s</w:t>
        </w:r>
      </w:ins>
      <w:ins w:id="585" w:author="CSE" w:date="2014-03-18T13:29:00Z">
        <w:r w:rsidR="00835C79">
          <w:t xml:space="preserve"> </w:t>
        </w:r>
      </w:ins>
      <w:ins w:id="586" w:author="CSE" w:date="2014-03-18T13:30:00Z">
        <w:r w:rsidR="00835C79">
          <w:t>(0-300 W)</w:t>
        </w:r>
      </w:ins>
      <w:del w:id="587" w:author="CSE" w:date="2014-03-18T13:28:00Z">
        <w:r w:rsidR="00F72BD3" w:rsidDel="00835C79">
          <w:delText xml:space="preserve">s </w:delText>
        </w:r>
      </w:del>
      <w:ins w:id="588" w:author="CSE" w:date="2014-03-18T13:28:00Z">
        <w:r w:rsidR="00835C79">
          <w:t xml:space="preserve"> </w:t>
        </w:r>
      </w:ins>
      <w:r w:rsidR="00F72BD3">
        <w:t>for automatic calibration described before</w:t>
      </w:r>
      <w:r>
        <w:t>. It also senses the line voltage for calculating true power.</w:t>
      </w:r>
    </w:p>
    <w:p w:rsidR="00FD7054" w:rsidRDefault="000129D7" w:rsidP="00FD7054">
      <w:ins w:id="589" w:author="Shwetak Patel" w:date="2014-03-15T17:17:00Z">
        <w:r>
          <w:t>The c</w:t>
        </w:r>
      </w:ins>
      <w:r w:rsidR="00FD7054">
        <w:t xml:space="preserve">alibration unit consists </w:t>
      </w:r>
      <w:ins w:id="590" w:author="Shwetak Patel" w:date="2014-03-15T17:17:00Z">
        <w:r>
          <w:t>of</w:t>
        </w:r>
      </w:ins>
      <w:r w:rsidR="00FD7054">
        <w:t xml:space="preserve"> four high wattage resistors</w:t>
      </w:r>
      <w:r w:rsidR="007E6245">
        <w:t xml:space="preserve"> (</w:t>
      </w:r>
      <w:ins w:id="591" w:author="CSE" w:date="2014-03-19T15:37:00Z">
        <w:r w:rsidR="001A5731">
          <w:t xml:space="preserve">we use </w:t>
        </w:r>
      </w:ins>
      <w:del w:id="592" w:author="Sidhant Gupta" w:date="2014-03-18T23:18:00Z">
        <w:r w:rsidR="007E6245" w:rsidDel="006B6DF2">
          <w:delText xml:space="preserve">we use </w:delText>
        </w:r>
      </w:del>
      <w:proofErr w:type="spellStart"/>
      <w:r w:rsidR="007E6245">
        <w:t>Ohmite</w:t>
      </w:r>
      <w:proofErr w:type="spellEnd"/>
      <w:r w:rsidR="007E6245">
        <w:t xml:space="preserve"> chassis mount resistors</w:t>
      </w:r>
      <w:r w:rsidR="00E114FC">
        <w:t>. Part no. TGHLVR100JE</w:t>
      </w:r>
      <w:r w:rsidR="007E6245">
        <w:t>)</w:t>
      </w:r>
      <w:r w:rsidR="00FD7054">
        <w:t xml:space="preserve"> connected </w:t>
      </w:r>
      <w:ins w:id="593" w:author="CSE" w:date="2014-03-19T00:56:00Z">
        <w:r w:rsidR="008879D7">
          <w:t>in several</w:t>
        </w:r>
      </w:ins>
      <w:del w:id="594" w:author="CSE" w:date="2014-03-19T00:56:00Z">
        <w:r w:rsidR="00FD7054" w:rsidDel="008879D7">
          <w:delText>in</w:delText>
        </w:r>
      </w:del>
      <w:r w:rsidR="00FD7054">
        <w:t xml:space="preserve"> series and/or parallel combination</w:t>
      </w:r>
      <w:ins w:id="595" w:author="Shwetak Patel" w:date="2014-03-15T17:17:00Z">
        <w:r>
          <w:t xml:space="preserve">s </w:t>
        </w:r>
      </w:ins>
      <w:ins w:id="596" w:author="Shwetak Patel" w:date="2014-03-15T17:18:00Z">
        <w:r>
          <w:t>through</w:t>
        </w:r>
      </w:ins>
      <w:ins w:id="597" w:author="Shwetak Patel" w:date="2014-03-15T17:17:00Z">
        <w:r>
          <w:t xml:space="preserve"> </w:t>
        </w:r>
      </w:ins>
      <w:ins w:id="598" w:author="Shwetak Patel" w:date="2014-03-15T17:18:00Z">
        <w:r>
          <w:t>a set of relays</w:t>
        </w:r>
      </w:ins>
      <w:r w:rsidR="00FD7054">
        <w:t>.</w:t>
      </w:r>
      <w:ins w:id="599" w:author="Shwetak Patel" w:date="2014-03-15T17:18:00Z">
        <w:r>
          <w:t xml:space="preserve"> A microcontroller </w:t>
        </w:r>
      </w:ins>
      <w:r w:rsidR="00FD7054">
        <w:t xml:space="preserve">drives the </w:t>
      </w:r>
      <w:ins w:id="600" w:author="Shwetak Patel" w:date="2014-03-15T17:18:00Z">
        <w:r>
          <w:t>relay</w:t>
        </w:r>
      </w:ins>
      <w:ins w:id="601" w:author="Shwetak Patel" w:date="2014-03-15T17:19:00Z">
        <w:r w:rsidR="00B615B4">
          <w:t>s</w:t>
        </w:r>
      </w:ins>
      <w:ins w:id="602" w:author="Shwetak Patel" w:date="2014-03-15T17:18:00Z">
        <w:r>
          <w:t xml:space="preserve"> </w:t>
        </w:r>
      </w:ins>
      <w:ins w:id="603" w:author="Shwetak Patel" w:date="2014-03-15T17:19:00Z">
        <w:r w:rsidR="00B615B4">
          <w:t xml:space="preserve">to provide </w:t>
        </w:r>
      </w:ins>
      <w:r w:rsidR="00FD7054">
        <w:t>25 W, 100 W, 200 W, and 300 W loads.</w:t>
      </w:r>
    </w:p>
    <w:p w:rsidR="00F72BD3" w:rsidRDefault="007429B9" w:rsidP="00FD7054">
      <w:r>
        <w:t>Figure </w:t>
      </w:r>
      <w:r w:rsidR="008159EC">
        <w:t>4</w:t>
      </w:r>
      <w:r w:rsidR="00F72BD3">
        <w:t xml:space="preserve">(b) shows a zoomed in view at the calibration unit. It should be noted that </w:t>
      </w:r>
      <w:ins w:id="604" w:author="Shwetak Patel" w:date="2014-03-15T17:19:00Z">
        <w:r w:rsidR="00B615B4">
          <w:t>i</w:t>
        </w:r>
      </w:ins>
      <w:r w:rsidR="00F72BD3">
        <w:t xml:space="preserve">n previous work, Patel </w:t>
      </w:r>
      <w:r w:rsidR="00536642" w:rsidRPr="00536642">
        <w:rPr>
          <w:i/>
          <w:rPrChange w:id="605" w:author="CSE" w:date="2014-03-19T01:01:00Z">
            <w:rPr/>
          </w:rPrChange>
        </w:rPr>
        <w:t>et al.</w:t>
      </w:r>
      <w:r w:rsidR="00F72BD3">
        <w:t xml:space="preserve"> </w:t>
      </w:r>
      <w:r w:rsidR="00536642">
        <w:fldChar w:fldCharType="begin" w:fldLock="1"/>
      </w:r>
      <w:r w:rsidR="004A7914">
        <w:instrText>ADDIN CSL_CITATION { "citationItems" : [ { "id" : "ITEM-1", "itemData" : { "DOI" : "10.1145/1753326.1753700", "ISBN" : "9781605589299", "author" : [ { "dropping-particle" : "", "family" : "Patel", "given" : "Shwetak N.", "non-dropping-particle" : "", "parse-names" : false, "suffix" : "" }, { "dropping-particle" : "", "family" : "Gupta", "given" : "Sidhant", "non-dropping-particle" : "", "parse-names" : false, "suffix" : "" }, { "dropping-particle" : "", "family" : "Reynolds", "given" : "Matthew S.", "non-dropping-particle" : "", "parse-names" : false, "suffix" : "" } ], "container-title" : "Proceedings of the 28th international conference on Human factors in computing systems - CHI '10", "id" : "ITEM-1", "issued" : { "date-parts" : [ [ "2010" ] ] }, "page" : "2471", "publisher" : "ACM Press", "publisher-place" : "New York, New York, USA", "title" : "The design and evaluation of an end-user-deployable, whole house, contactless power consumption sensor", "type" : "article-journal" }, "uris" : [ "http://www.mendeley.com/documents/?uuid=1261786d-f6c3-47c9-8092-01b3d0ec4ae8", "http://www.mendeley.com/documents/?uuid=620827eb-535a-40a6-9965-cff91e0f3c9b" ] } ], "mendeley" : { "previouslyFormattedCitation" : "[11]" }, "properties" : { "noteIndex" : 0 }, "schema" : "https://github.com/citation-style-language/schema/raw/master/csl-citation.json" }</w:instrText>
      </w:r>
      <w:r w:rsidR="00536642">
        <w:fldChar w:fldCharType="separate"/>
      </w:r>
      <w:r w:rsidR="00BF4711" w:rsidRPr="00BF4711">
        <w:rPr>
          <w:noProof/>
        </w:rPr>
        <w:t>[11]</w:t>
      </w:r>
      <w:r w:rsidR="00536642">
        <w:fldChar w:fldCharType="end"/>
      </w:r>
      <w:r w:rsidR="00F72BD3">
        <w:t xml:space="preserve"> also used a calibrator to model step power changes. However, they made an assumption of the calibrator pulling </w:t>
      </w:r>
      <w:r w:rsidR="00F72BD3">
        <w:lastRenderedPageBreak/>
        <w:t>a load up to ~20</w:t>
      </w:r>
      <w:ins w:id="606" w:author="CSE" w:date="2014-03-19T00:59:00Z">
        <w:r w:rsidR="003B6CF5">
          <w:t> </w:t>
        </w:r>
      </w:ins>
      <w:del w:id="607" w:author="CSE" w:date="2014-03-19T00:59:00Z">
        <w:r w:rsidR="00F72BD3" w:rsidDel="003B6CF5">
          <w:delText xml:space="preserve"> </w:delText>
        </w:r>
      </w:del>
      <w:r w:rsidR="00F72BD3">
        <w:t xml:space="preserve">kW depending on the appliances present in a home, which is impractical to build in practice because of the </w:t>
      </w:r>
      <w:ins w:id="608" w:author="Shwetak Patel" w:date="2014-03-15T17:20:00Z">
        <w:r w:rsidR="00B615B4">
          <w:t>large</w:t>
        </w:r>
      </w:ins>
      <w:r w:rsidR="00F72BD3">
        <w:t xml:space="preserve"> </w:t>
      </w:r>
      <w:ins w:id="609" w:author="Sidhant Gupta" w:date="2014-03-18T01:43:00Z">
        <w:r w:rsidR="00DE5E8C">
          <w:t xml:space="preserve">and unsafe </w:t>
        </w:r>
      </w:ins>
      <w:r w:rsidR="00F72BD3">
        <w:t>heat dissipation</w:t>
      </w:r>
      <w:ins w:id="610" w:author="Shwetak Patel" w:date="2014-03-15T17:20:00Z">
        <w:r w:rsidR="00B615B4">
          <w:t xml:space="preserve"> requirements</w:t>
        </w:r>
      </w:ins>
      <w:r w:rsidR="00F72BD3">
        <w:t>. In contrast, our calibrator only pulls up to 300</w:t>
      </w:r>
      <w:del w:id="611" w:author="Sidhant Gupta" w:date="2014-03-18T01:44:00Z">
        <w:r w:rsidR="00F72BD3" w:rsidDel="00247BB8">
          <w:delText xml:space="preserve"> </w:delText>
        </w:r>
      </w:del>
      <w:r w:rsidR="00F72BD3">
        <w:t>W</w:t>
      </w:r>
      <w:ins w:id="612" w:author="Shwetak Patel" w:date="2014-03-15T17:20:00Z">
        <w:r w:rsidR="00B615B4">
          <w:t xml:space="preserve"> and </w:t>
        </w:r>
        <w:del w:id="613" w:author="Sidhant Gupta" w:date="2014-03-18T01:43:00Z">
          <w:r w:rsidR="00B615B4" w:rsidDel="00247BB8">
            <w:delText>use</w:delText>
          </w:r>
        </w:del>
      </w:ins>
      <w:del w:id="614" w:author="Sidhant Gupta" w:date="2014-03-18T01:43:00Z">
        <w:r w:rsidR="00E96FF2" w:rsidDel="00247BB8">
          <w:delText>s</w:delText>
        </w:r>
      </w:del>
      <w:ins w:id="615" w:author="Sidhant Gupta" w:date="2014-03-18T01:43:00Z">
        <w:r w:rsidR="00247BB8">
          <w:t>leverages</w:t>
        </w:r>
      </w:ins>
      <w:ins w:id="616" w:author="Shwetak Patel" w:date="2014-03-15T17:20:00Z">
        <w:r w:rsidR="00B615B4">
          <w:t xml:space="preserve"> the actual electrical activities in the home to calibrate the entire range. </w:t>
        </w:r>
      </w:ins>
    </w:p>
    <w:p w:rsidR="00F4488A" w:rsidRPr="00F4488A" w:rsidRDefault="00FF499E" w:rsidP="00F4488A">
      <w:pPr>
        <w:jc w:val="center"/>
      </w:pPr>
      <w:r>
        <w:rPr>
          <w:noProof/>
        </w:rPr>
        <w:drawing>
          <wp:inline distT="0" distB="0" distL="0" distR="0" wp14:anchorId="48B429B1" wp14:editId="42B05852">
            <wp:extent cx="3061335" cy="1397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de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61335" cy="1397345"/>
                    </a:xfrm>
                    <a:prstGeom prst="rect">
                      <a:avLst/>
                    </a:prstGeom>
                    <a:noFill/>
                    <a:ln>
                      <a:noFill/>
                    </a:ln>
                  </pic:spPr>
                </pic:pic>
              </a:graphicData>
            </a:graphic>
          </wp:inline>
        </w:drawing>
      </w:r>
      <w:r w:rsidR="00F4488A" w:rsidRPr="00980131">
        <w:rPr>
          <w:rFonts w:ascii="Times" w:hAnsi="Times"/>
          <w:b/>
          <w:sz w:val="18"/>
        </w:rPr>
        <w:t>Figure</w:t>
      </w:r>
      <w:r w:rsidR="007429B9">
        <w:rPr>
          <w:rFonts w:ascii="Times" w:hAnsi="Times"/>
          <w:b/>
          <w:sz w:val="18"/>
        </w:rPr>
        <w:t> </w:t>
      </w:r>
      <w:r w:rsidR="00536642" w:rsidRPr="00980131">
        <w:rPr>
          <w:rFonts w:ascii="Times" w:hAnsi="Times"/>
          <w:b/>
          <w:sz w:val="18"/>
        </w:rPr>
        <w:fldChar w:fldCharType="begin"/>
      </w:r>
      <w:r w:rsidR="00F4488A" w:rsidRPr="00980131">
        <w:rPr>
          <w:rFonts w:ascii="Times" w:hAnsi="Times"/>
          <w:b/>
          <w:sz w:val="18"/>
        </w:rPr>
        <w:instrText xml:space="preserve"> SEQ Figure \* ARABIC </w:instrText>
      </w:r>
      <w:r w:rsidR="00536642" w:rsidRPr="00980131">
        <w:rPr>
          <w:rFonts w:ascii="Times" w:hAnsi="Times"/>
          <w:b/>
          <w:sz w:val="18"/>
        </w:rPr>
        <w:fldChar w:fldCharType="separate"/>
      </w:r>
      <w:ins w:id="617" w:author="CSE" w:date="2014-05-07T18:28:00Z">
        <w:r w:rsidR="00A83550">
          <w:rPr>
            <w:rFonts w:ascii="Times" w:hAnsi="Times"/>
            <w:b/>
            <w:noProof/>
            <w:sz w:val="18"/>
          </w:rPr>
          <w:t>4</w:t>
        </w:r>
      </w:ins>
      <w:r w:rsidR="00536642" w:rsidRPr="00980131">
        <w:rPr>
          <w:rFonts w:ascii="Times" w:hAnsi="Times"/>
          <w:b/>
          <w:sz w:val="18"/>
        </w:rPr>
        <w:fldChar w:fldCharType="end"/>
      </w:r>
      <w:r w:rsidR="00C15F39">
        <w:rPr>
          <w:rFonts w:ascii="Times" w:hAnsi="Times"/>
          <w:b/>
          <w:sz w:val="18"/>
        </w:rPr>
        <w:t xml:space="preserve">: </w:t>
      </w:r>
      <w:r w:rsidR="00C15F39" w:rsidRPr="00C15F39">
        <w:rPr>
          <w:rFonts w:ascii="Times" w:hAnsi="Times"/>
          <w:b/>
          <w:i/>
          <w:sz w:val="18"/>
        </w:rPr>
        <w:t>Left:</w:t>
      </w:r>
      <w:r w:rsidR="00F4488A" w:rsidRPr="00980131">
        <w:rPr>
          <w:rFonts w:ascii="Times" w:hAnsi="Times"/>
          <w:b/>
          <w:sz w:val="18"/>
        </w:rPr>
        <w:t xml:space="preserve"> Calibrator unit installed in one of the outlets</w:t>
      </w:r>
      <w:r w:rsidR="00C15F39">
        <w:rPr>
          <w:rFonts w:ascii="Times" w:hAnsi="Times"/>
          <w:b/>
          <w:sz w:val="18"/>
        </w:rPr>
        <w:t xml:space="preserve">; </w:t>
      </w:r>
      <w:r w:rsidR="00C15F39" w:rsidRPr="00C15F39">
        <w:rPr>
          <w:rFonts w:ascii="Times" w:hAnsi="Times"/>
          <w:b/>
          <w:i/>
          <w:sz w:val="18"/>
        </w:rPr>
        <w:t>Right:</w:t>
      </w:r>
      <w:r w:rsidR="00F4488A" w:rsidRPr="00980131">
        <w:rPr>
          <w:rFonts w:ascii="Times" w:hAnsi="Times"/>
          <w:b/>
          <w:sz w:val="18"/>
        </w:rPr>
        <w:t xml:space="preserve"> Closer look at the calibration unit</w:t>
      </w:r>
    </w:p>
    <w:p w:rsidR="00FD7054" w:rsidRDefault="00FD7054" w:rsidP="00FD7054">
      <w:pPr>
        <w:pStyle w:val="Heading2"/>
      </w:pPr>
      <w:r>
        <w:t>Software Implementation Details</w:t>
      </w:r>
    </w:p>
    <w:p w:rsidR="00FD7054" w:rsidRDefault="00FD7054" w:rsidP="00FD7054">
      <w:r>
        <w:t>The four magnetic sensors (S</w:t>
      </w:r>
      <w:r w:rsidRPr="002B5B25">
        <w:rPr>
          <w:vertAlign w:val="subscript"/>
        </w:rPr>
        <w:t>1</w:t>
      </w:r>
      <w:r>
        <w:t>, S</w:t>
      </w:r>
      <w:r w:rsidRPr="002B5B25">
        <w:rPr>
          <w:vertAlign w:val="subscript"/>
        </w:rPr>
        <w:t>2</w:t>
      </w:r>
      <w:r>
        <w:t>, S</w:t>
      </w:r>
      <w:r w:rsidRPr="002B5B25">
        <w:rPr>
          <w:vertAlign w:val="subscript"/>
        </w:rPr>
        <w:t>3</w:t>
      </w:r>
      <w:r>
        <w:t>, and S</w:t>
      </w:r>
      <w:r w:rsidRPr="002B5B25">
        <w:rPr>
          <w:vertAlign w:val="subscript"/>
        </w:rPr>
        <w:t>4</w:t>
      </w:r>
      <w:r w:rsidR="007429B9">
        <w:t>) shown in Figure </w:t>
      </w:r>
      <w:r w:rsidR="008159EC">
        <w:t>3</w:t>
      </w:r>
      <w:del w:id="618" w:author="CSE" w:date="2014-03-18T16:00:00Z">
        <w:r w:rsidDel="00064BD9">
          <w:delText>(b)</w:delText>
        </w:r>
      </w:del>
      <w:r>
        <w:t xml:space="preserve"> sense the m</w:t>
      </w:r>
      <w:r w:rsidR="00DE45A6">
        <w:t>agnetic field</w:t>
      </w:r>
      <w:r>
        <w:t xml:space="preserve"> generated from each leg</w:t>
      </w:r>
      <w:del w:id="619" w:author="CSE" w:date="2014-03-18T16:00:00Z">
        <w:r w:rsidDel="00064BD9">
          <w:delText>.</w:delText>
        </w:r>
      </w:del>
      <w:ins w:id="620" w:author="CSE" w:date="2014-03-18T16:00:00Z">
        <w:r w:rsidR="00064BD9">
          <w:t xml:space="preserve"> of</w:t>
        </w:r>
      </w:ins>
      <w:ins w:id="621" w:author="Sidhant Gupta" w:date="2014-03-18T01:45:00Z">
        <w:del w:id="622" w:author="CSE" w:date="2014-03-18T16:00:00Z">
          <w:r w:rsidR="00296675" w:rsidDel="00064BD9">
            <w:delText>by</w:delText>
          </w:r>
        </w:del>
        <w:r w:rsidR="00296675">
          <w:t xml:space="preserve"> the breaker panel</w:t>
        </w:r>
      </w:ins>
      <w:ins w:id="623" w:author="CSE" w:date="2014-03-18T16:00:00Z">
        <w:r w:rsidR="00064BD9">
          <w:t>.</w:t>
        </w:r>
      </w:ins>
      <w:r>
        <w:t xml:space="preserve"> O</w:t>
      </w:r>
      <w:r w:rsidR="00225764">
        <w:t xml:space="preserve">ur </w:t>
      </w:r>
      <w:del w:id="624" w:author="Sidhant Gupta" w:date="2014-03-18T01:45:00Z">
        <w:r w:rsidR="00225764" w:rsidDel="006E08B3">
          <w:delText xml:space="preserve">ultimate </w:delText>
        </w:r>
      </w:del>
      <w:r w:rsidR="00225764">
        <w:t xml:space="preserve">goal is to generate a transfer function that converts </w:t>
      </w:r>
      <w:r w:rsidR="00DE45A6">
        <w:t>these magnetic field</w:t>
      </w:r>
      <w:r w:rsidR="00E96FF2">
        <w:t>s</w:t>
      </w:r>
      <w:r>
        <w:t xml:space="preserve"> into current wave</w:t>
      </w:r>
      <w:ins w:id="625" w:author="Sidhant Gupta" w:date="2014-03-18T01:45:00Z">
        <w:r w:rsidR="008B7BEB">
          <w:t>forms</w:t>
        </w:r>
      </w:ins>
      <w:r>
        <w:t xml:space="preserve"> flowing through </w:t>
      </w:r>
      <w:ins w:id="626" w:author="Sidhant Gupta" w:date="2014-03-18T01:45:00Z">
        <w:r w:rsidR="00FE14E6">
          <w:t xml:space="preserve">only </w:t>
        </w:r>
      </w:ins>
      <w:r>
        <w:t>each</w:t>
      </w:r>
      <w:r w:rsidR="00ED3ACC">
        <w:t xml:space="preserve"> </w:t>
      </w:r>
      <w:ins w:id="627" w:author="Sidhant Gupta" w:date="2014-03-18T01:45:00Z">
        <w:r w:rsidR="00FE14E6">
          <w:t xml:space="preserve">of the main </w:t>
        </w:r>
      </w:ins>
      <w:r w:rsidR="00ED3ACC">
        <w:t>leg</w:t>
      </w:r>
      <w:ins w:id="628" w:author="Sidhant Gupta" w:date="2014-03-18T01:45:00Z">
        <w:r w:rsidR="00FE14E6">
          <w:t>s</w:t>
        </w:r>
      </w:ins>
      <w:r w:rsidR="00ED3ACC">
        <w:t xml:space="preserve">. Since </w:t>
      </w:r>
      <w:r>
        <w:t xml:space="preserve">we are interested in predicting real power, we need </w:t>
      </w:r>
      <w:r w:rsidR="00ED3ACC">
        <w:t xml:space="preserve">to predict </w:t>
      </w:r>
      <w:r>
        <w:t>both the RMS value</w:t>
      </w:r>
      <w:r w:rsidR="00ED3ACC">
        <w:t xml:space="preserve"> of the current wave</w:t>
      </w:r>
      <w:ins w:id="629" w:author="Sidhant Gupta" w:date="2014-03-18T01:45:00Z">
        <w:r w:rsidR="00B24C86">
          <w:t>form</w:t>
        </w:r>
      </w:ins>
      <w:r w:rsidR="00ED3ACC">
        <w:t xml:space="preserve"> and phase angle between</w:t>
      </w:r>
      <w:r>
        <w:t xml:space="preserve"> the current </w:t>
      </w:r>
      <w:r w:rsidR="00ED3ACC">
        <w:t xml:space="preserve">and voltage </w:t>
      </w:r>
      <w:r>
        <w:t>wave</w:t>
      </w:r>
      <w:ins w:id="630" w:author="Sidhant Gupta" w:date="2014-03-18T01:46:00Z">
        <w:r w:rsidR="00B24C86">
          <w:t>form</w:t>
        </w:r>
      </w:ins>
      <w:r>
        <w:t xml:space="preserve">. Therefore we decided to predict the current waveform instead of just the RMS value. </w:t>
      </w:r>
    </w:p>
    <w:p w:rsidR="00FD7054" w:rsidRDefault="00225764" w:rsidP="00FD7054">
      <w:del w:id="631" w:author="Sidhant Gupta" w:date="2014-03-18T23:20:00Z">
        <w:r w:rsidDel="000A67DC">
          <w:delText>However, c</w:delText>
        </w:r>
      </w:del>
      <w:ins w:id="632" w:author="Sidhant Gupta" w:date="2014-03-18T23:20:00Z">
        <w:r w:rsidR="000A67DC">
          <w:t>C</w:t>
        </w:r>
      </w:ins>
      <w:r>
        <w:t>reating a transfer function</w:t>
      </w:r>
      <w:ins w:id="633" w:author="Sidhant Gupta" w:date="2014-03-18T23:20:00Z">
        <w:r w:rsidR="000A67DC">
          <w:t xml:space="preserve"> to compute the current waveform given the magnetic flux</w:t>
        </w:r>
      </w:ins>
      <w:r w:rsidR="00FD7054">
        <w:t xml:space="preserve"> is </w:t>
      </w:r>
      <w:del w:id="634" w:author="Sidhant Gupta" w:date="2014-03-18T01:46:00Z">
        <w:r w:rsidR="00FD7054" w:rsidDel="0084697E">
          <w:delText xml:space="preserve">not </w:delText>
        </w:r>
      </w:del>
      <w:ins w:id="635" w:author="Sidhant Gupta" w:date="2014-03-18T01:46:00Z">
        <w:r w:rsidR="0084697E">
          <w:t>non-</w:t>
        </w:r>
      </w:ins>
      <w:r w:rsidR="00FD7054">
        <w:t xml:space="preserve">trivial because of </w:t>
      </w:r>
      <w:del w:id="636" w:author="Sidhant Gupta" w:date="2014-03-18T01:46:00Z">
        <w:r w:rsidR="00FD7054" w:rsidDel="0084697E">
          <w:delText xml:space="preserve">some </w:delText>
        </w:r>
      </w:del>
      <w:del w:id="637" w:author="Sidhant Gupta" w:date="2014-03-18T23:21:00Z">
        <w:r w:rsidR="00FD7054" w:rsidDel="001D2CF8">
          <w:delText>fundamental</w:delText>
        </w:r>
      </w:del>
      <w:ins w:id="638" w:author="Sidhant Gupta" w:date="2014-03-18T23:21:00Z">
        <w:r w:rsidR="001D2CF8">
          <w:t>challenges posed by fundamental</w:t>
        </w:r>
      </w:ins>
      <w:r w:rsidR="00FD7054">
        <w:t xml:space="preserve"> characteristics of</w:t>
      </w:r>
      <w:r w:rsidR="00DE45A6">
        <w:t xml:space="preserve"> breaker panel</w:t>
      </w:r>
      <w:ins w:id="639" w:author="Shwetak Patel" w:date="2014-03-18T22:04:00Z">
        <w:r w:rsidR="002C5970">
          <w:t xml:space="preserve"> </w:t>
        </w:r>
      </w:ins>
      <w:del w:id="640" w:author="Shwetak Patel" w:date="2014-03-18T22:03:00Z">
        <w:r w:rsidR="00DE45A6" w:rsidDel="002C5970">
          <w:delText xml:space="preserve"> </w:delText>
        </w:r>
      </w:del>
      <w:r w:rsidR="00DE45A6">
        <w:t xml:space="preserve">and </w:t>
      </w:r>
      <w:ins w:id="641" w:author="Sidhant Gupta" w:date="2014-03-18T23:21:00Z">
        <w:r w:rsidR="002947A1">
          <w:t>the</w:t>
        </w:r>
        <w:r w:rsidR="00B8325E">
          <w:t xml:space="preserve"> sensed</w:t>
        </w:r>
        <w:r w:rsidR="002947A1">
          <w:t xml:space="preserve"> </w:t>
        </w:r>
      </w:ins>
      <w:r w:rsidR="00DE45A6">
        <w:t>magnetic field</w:t>
      </w:r>
      <w:r w:rsidR="00FD7054">
        <w:t xml:space="preserve">: </w:t>
      </w:r>
    </w:p>
    <w:p w:rsidR="00FD7054" w:rsidRDefault="00536642" w:rsidP="006A1F60">
      <w:pPr>
        <w:numPr>
          <w:ilvl w:val="0"/>
          <w:numId w:val="36"/>
        </w:numPr>
      </w:pPr>
      <w:ins w:id="642" w:author="Sidhant Gupta" w:date="2014-03-18T23:22:00Z">
        <w:r w:rsidRPr="00536642">
          <w:rPr>
            <w:i/>
            <w:rPrChange w:id="643" w:author="Sidhant Gupta" w:date="2014-03-18T23:23:00Z">
              <w:rPr/>
            </w:rPrChange>
          </w:rPr>
          <w:t>Stray Magnetic Flux</w:t>
        </w:r>
        <w:r w:rsidR="00076BED">
          <w:t xml:space="preserve">: </w:t>
        </w:r>
      </w:ins>
      <w:r w:rsidR="00FD7054">
        <w:t>In addition to</w:t>
      </w:r>
      <w:del w:id="644" w:author="CSE" w:date="2014-03-18T14:20:00Z">
        <w:r w:rsidR="00FD7054" w:rsidDel="00CC558F">
          <w:delText xml:space="preserve"> two</w:delText>
        </w:r>
      </w:del>
      <w:r w:rsidR="00FD7054">
        <w:t xml:space="preserve"> </w:t>
      </w:r>
      <w:ins w:id="645" w:author="CSE" w:date="2014-03-18T14:21:00Z">
        <w:r w:rsidR="00CC558F">
          <w:t xml:space="preserve">the </w:t>
        </w:r>
      </w:ins>
      <w:r w:rsidR="00FD7054">
        <w:t xml:space="preserve">main </w:t>
      </w:r>
      <w:ins w:id="646" w:author="CSE" w:date="2014-03-19T15:38:00Z">
        <w:r w:rsidR="001A5731">
          <w:t>feeds</w:t>
        </w:r>
      </w:ins>
      <w:del w:id="647" w:author="CSE" w:date="2014-03-19T15:38:00Z">
        <w:r w:rsidR="00FD7054" w:rsidDel="001A5731">
          <w:delText>l</w:delText>
        </w:r>
      </w:del>
      <w:del w:id="648" w:author="CSE" w:date="2014-03-18T14:38:00Z">
        <w:r w:rsidR="00FD7054" w:rsidDel="006A1F60">
          <w:delText>egs</w:delText>
        </w:r>
      </w:del>
      <w:r w:rsidR="00FD7054">
        <w:t>, breaker panel also consists of other electrical wires going through all the</w:t>
      </w:r>
      <w:r w:rsidR="004572D1">
        <w:t xml:space="preserve"> </w:t>
      </w:r>
      <w:r w:rsidR="008159EC">
        <w:t>breaker switches</w:t>
      </w:r>
      <w:ins w:id="649" w:author="CSE" w:date="2014-03-18T14:34:00Z">
        <w:r w:rsidR="006A1F60">
          <w:t xml:space="preserve">. </w:t>
        </w:r>
      </w:ins>
      <w:ins w:id="650" w:author="CSE" w:date="2014-03-18T14:38:00Z">
        <w:r w:rsidR="006A1F60">
          <w:t>T</w:t>
        </w:r>
      </w:ins>
      <w:ins w:id="651" w:author="CSE" w:date="2014-03-18T14:34:00Z">
        <w:r w:rsidR="006A1F60">
          <w:t>here are</w:t>
        </w:r>
      </w:ins>
      <w:ins w:id="652" w:author="CSE" w:date="2014-03-18T14:38:00Z">
        <w:r w:rsidR="006A1F60">
          <w:t xml:space="preserve"> also </w:t>
        </w:r>
      </w:ins>
      <w:ins w:id="653" w:author="CSE" w:date="2014-03-18T14:34:00Z">
        <w:r w:rsidR="006A1F60">
          <w:t>wires passing around the main lines and each of those radia</w:t>
        </w:r>
        <w:r w:rsidR="00511243">
          <w:t xml:space="preserve">tes </w:t>
        </w:r>
      </w:ins>
      <w:ins w:id="654" w:author="CSE" w:date="2014-03-18T14:48:00Z">
        <w:r w:rsidR="00511243">
          <w:t>good</w:t>
        </w:r>
      </w:ins>
      <w:ins w:id="655" w:author="CSE" w:date="2014-03-18T14:34:00Z">
        <w:r w:rsidR="006A1F60">
          <w:t xml:space="preserve"> amount of magnetic field</w:t>
        </w:r>
      </w:ins>
      <w:ins w:id="656" w:author="CSE" w:date="2014-03-18T14:48:00Z">
        <w:r w:rsidR="00511243">
          <w:t xml:space="preserve"> depending on the current flowing through them</w:t>
        </w:r>
      </w:ins>
      <w:ins w:id="657" w:author="CSE" w:date="2014-03-18T14:34:00Z">
        <w:r w:rsidR="006A1F60">
          <w:t>.</w:t>
        </w:r>
      </w:ins>
      <w:ins w:id="658" w:author="CSE" w:date="2014-03-18T14:35:00Z">
        <w:r w:rsidR="006A1F60">
          <w:t xml:space="preserve"> Figure</w:t>
        </w:r>
      </w:ins>
      <w:r w:rsidR="00C15F39">
        <w:t> </w:t>
      </w:r>
      <w:ins w:id="659" w:author="CSE" w:date="2014-03-18T14:35:00Z">
        <w:r w:rsidR="006A1F60">
          <w:t>2 sh</w:t>
        </w:r>
        <w:r w:rsidR="00511243">
          <w:t>ows a</w:t>
        </w:r>
      </w:ins>
      <w:ins w:id="660" w:author="CSE" w:date="2014-03-18T14:48:00Z">
        <w:r w:rsidR="00511243">
          <w:t xml:space="preserve"> sample</w:t>
        </w:r>
      </w:ins>
      <w:ins w:id="661" w:author="CSE" w:date="2014-03-18T14:35:00Z">
        <w:r w:rsidR="00511243">
          <w:t xml:space="preserve"> </w:t>
        </w:r>
      </w:ins>
      <w:ins w:id="662" w:author="CSE" w:date="2014-03-18T14:48:00Z">
        <w:r w:rsidR="00511243">
          <w:t xml:space="preserve">illustration of </w:t>
        </w:r>
      </w:ins>
      <w:ins w:id="663" w:author="CSE" w:date="2014-03-18T14:49:00Z">
        <w:r w:rsidR="00511243">
          <w:t>this situation</w:t>
        </w:r>
      </w:ins>
      <w:ins w:id="664" w:author="CSE" w:date="2014-03-18T14:35:00Z">
        <w:r w:rsidR="006A1F60">
          <w:t>.</w:t>
        </w:r>
      </w:ins>
      <w:ins w:id="665" w:author="CSE" w:date="2014-03-18T14:36:00Z">
        <w:r w:rsidR="006A1F60">
          <w:t xml:space="preserve"> </w:t>
        </w:r>
      </w:ins>
      <w:del w:id="666" w:author="CSE" w:date="2014-03-18T14:36:00Z">
        <w:r w:rsidR="008159EC" w:rsidDel="006A1F60">
          <w:delText xml:space="preserve"> (see F</w:delText>
        </w:r>
      </w:del>
      <w:del w:id="667" w:author="CSE" w:date="2014-03-18T14:19:00Z">
        <w:r w:rsidR="008159EC" w:rsidDel="00CC558F">
          <w:delText>igure 5</w:delText>
        </w:r>
        <w:r w:rsidR="00FD7054" w:rsidDel="00CC558F">
          <w:delText>(a)</w:delText>
        </w:r>
      </w:del>
      <w:del w:id="668" w:author="CSE" w:date="2014-03-18T14:36:00Z">
        <w:r w:rsidR="00FD7054" w:rsidDel="006A1F60">
          <w:delText xml:space="preserve">). </w:delText>
        </w:r>
      </w:del>
      <w:del w:id="669" w:author="CSE" w:date="2014-03-18T14:21:00Z">
        <w:r w:rsidR="00FD7054" w:rsidDel="00CC558F">
          <w:delText>Figure</w:delText>
        </w:r>
        <w:r w:rsidR="008159EC" w:rsidDel="00CC558F">
          <w:delText xml:space="preserve"> 5</w:delText>
        </w:r>
        <w:r w:rsidR="00FD7054" w:rsidDel="00CC558F">
          <w:delText>(b) shows a closer look at our sensor placement. As we see</w:delText>
        </w:r>
      </w:del>
      <w:del w:id="670" w:author="CSE" w:date="2014-03-18T14:34:00Z">
        <w:r w:rsidR="00FD7054" w:rsidDel="006A1F60">
          <w:delText xml:space="preserve">, multiple wires are passing around the main </w:delText>
        </w:r>
      </w:del>
      <w:del w:id="671" w:author="CSE" w:date="2014-03-18T14:22:00Z">
        <w:r w:rsidR="00FD7054" w:rsidDel="00CC558F">
          <w:delText>legs</w:delText>
        </w:r>
      </w:del>
      <w:del w:id="672" w:author="CSE" w:date="2014-03-18T14:34:00Z">
        <w:r w:rsidR="00FD7054" w:rsidDel="006A1F60">
          <w:delText xml:space="preserve"> and each of those radia</w:delText>
        </w:r>
        <w:r w:rsidR="004834BB" w:rsidDel="006A1F60">
          <w:delText>tes some amount of magnetic field</w:delText>
        </w:r>
        <w:r w:rsidR="00FD7054" w:rsidDel="006A1F60">
          <w:delText xml:space="preserve">. </w:delText>
        </w:r>
      </w:del>
      <w:del w:id="673" w:author="CSE" w:date="2014-03-18T14:39:00Z">
        <w:r w:rsidR="00FD7054" w:rsidDel="006A1F60">
          <w:delText xml:space="preserve">The </w:delText>
        </w:r>
        <w:r w:rsidR="003D11DE" w:rsidDel="006A1F60">
          <w:delText xml:space="preserve">magnetic pickup </w:delText>
        </w:r>
        <w:r w:rsidR="00FD7054" w:rsidDel="006A1F60">
          <w:delText>sensors we used are sensitive enough to catch all of them</w:delText>
        </w:r>
      </w:del>
      <w:ins w:id="674" w:author="CSE" w:date="2014-03-18T14:49:00Z">
        <w:r w:rsidR="00511243">
          <w:t>Th</w:t>
        </w:r>
        <w:r w:rsidR="00BC3D8E">
          <w:t>e magnetic pickup sensors catch the magnetic field radiated from all the</w:t>
        </w:r>
      </w:ins>
      <w:ins w:id="675" w:author="CSE" w:date="2014-03-18T14:52:00Z">
        <w:r w:rsidR="00BC3D8E">
          <w:t>m.</w:t>
        </w:r>
      </w:ins>
      <w:del w:id="676" w:author="CSE" w:date="2014-03-18T14:39:00Z">
        <w:r w:rsidR="00FD7054" w:rsidDel="006A1F60">
          <w:delText xml:space="preserve">. </w:delText>
        </w:r>
      </w:del>
      <w:ins w:id="677" w:author="CSE" w:date="2014-03-18T14:52:00Z">
        <w:r w:rsidR="00BC3D8E">
          <w:t xml:space="preserve"> </w:t>
        </w:r>
      </w:ins>
      <w:r w:rsidR="00FD7054">
        <w:t>However, we are only</w:t>
      </w:r>
      <w:r w:rsidR="004834BB">
        <w:t xml:space="preserve"> interested in the magnetic field</w:t>
      </w:r>
      <w:r w:rsidR="00FD7054">
        <w:t xml:space="preserve"> radiated from</w:t>
      </w:r>
      <w:ins w:id="678" w:author="Sidhant Gupta" w:date="2014-03-18T23:22:00Z">
        <w:r w:rsidR="00076BED">
          <w:t xml:space="preserve"> the</w:t>
        </w:r>
      </w:ins>
      <w:del w:id="679" w:author="CSE" w:date="2014-03-18T14:53:00Z">
        <w:r w:rsidR="00FD7054" w:rsidDel="00BC3D8E">
          <w:delText xml:space="preserve"> two</w:delText>
        </w:r>
      </w:del>
      <w:r w:rsidR="00FD7054">
        <w:t xml:space="preserve"> </w:t>
      </w:r>
      <w:r w:rsidR="004834BB">
        <w:t xml:space="preserve">main </w:t>
      </w:r>
      <w:ins w:id="680" w:author="CSE" w:date="2014-03-18T14:39:00Z">
        <w:r w:rsidR="00511243">
          <w:t>lines</w:t>
        </w:r>
      </w:ins>
      <w:del w:id="681" w:author="CSE" w:date="2014-03-18T14:39:00Z">
        <w:r w:rsidR="004834BB" w:rsidDel="00511243">
          <w:delText>legs</w:delText>
        </w:r>
      </w:del>
      <w:r w:rsidR="004834BB">
        <w:t>. All the magnetic field</w:t>
      </w:r>
      <w:r w:rsidR="00FD7054">
        <w:t xml:space="preserve"> radiated from the surrounding wires </w:t>
      </w:r>
      <w:del w:id="682" w:author="Sidhant Gupta" w:date="2014-03-18T23:23:00Z">
        <w:r w:rsidR="00FD7054" w:rsidDel="00006474">
          <w:delText xml:space="preserve">should </w:delText>
        </w:r>
      </w:del>
      <w:ins w:id="683" w:author="Sidhant Gupta" w:date="2014-03-18T23:23:00Z">
        <w:r w:rsidR="00006474">
          <w:t xml:space="preserve">need to </w:t>
        </w:r>
      </w:ins>
      <w:r w:rsidR="00FD7054">
        <w:t xml:space="preserve">be eliminated during the prediction. In other words, the transfer function should be able to identify </w:t>
      </w:r>
      <w:ins w:id="684" w:author="Sidhant Gupta" w:date="2014-03-18T23:23:00Z">
        <w:r w:rsidR="00CE656D">
          <w:t xml:space="preserve">flux changes caused </w:t>
        </w:r>
      </w:ins>
      <w:r w:rsidR="00FD7054">
        <w:t xml:space="preserve">only </w:t>
      </w:r>
      <w:del w:id="685" w:author="Sidhant Gupta" w:date="2014-03-18T23:23:00Z">
        <w:r w:rsidR="00FD7054" w:rsidDel="00CE656D">
          <w:delText>the changes going through the two main legs.</w:delText>
        </w:r>
      </w:del>
      <w:ins w:id="686" w:author="Sidhant Gupta" w:date="2014-03-18T23:23:00Z">
        <w:r w:rsidR="00CE656D">
          <w:t>by the two main legs.</w:t>
        </w:r>
      </w:ins>
    </w:p>
    <w:p w:rsidR="00FD7054" w:rsidRDefault="00536642" w:rsidP="00FD7054">
      <w:pPr>
        <w:numPr>
          <w:ilvl w:val="0"/>
          <w:numId w:val="36"/>
        </w:numPr>
      </w:pPr>
      <w:ins w:id="687" w:author="Sidhant Gupta" w:date="2014-03-18T23:24:00Z">
        <w:r w:rsidRPr="00536642">
          <w:rPr>
            <w:i/>
            <w:rPrChange w:id="688" w:author="Sidhant Gupta" w:date="2014-03-18T23:24:00Z">
              <w:rPr/>
            </w:rPrChange>
          </w:rPr>
          <w:t>Position of Sensor</w:t>
        </w:r>
        <w:r w:rsidR="009A241E">
          <w:t xml:space="preserve">: </w:t>
        </w:r>
      </w:ins>
      <w:r w:rsidR="004834BB">
        <w:t xml:space="preserve">The amount of magnetic field </w:t>
      </w:r>
      <w:r w:rsidR="00FD7054">
        <w:t xml:space="preserve">sensors receive depends on the distance between the legs and sensors. Our </w:t>
      </w:r>
      <w:del w:id="689" w:author="Sidhant Gupta" w:date="2014-03-18T01:47:00Z">
        <w:r w:rsidR="00FD7054" w:rsidDel="0084697E">
          <w:delText xml:space="preserve">ultimate </w:delText>
        </w:r>
      </w:del>
      <w:r w:rsidR="00FD7054">
        <w:t>goal is to create a placement invariant system that works on any position of the breaker panel. Hence the transfer function should accommodate any distance between the legs and sensors.</w:t>
      </w:r>
    </w:p>
    <w:p w:rsidR="00FD7054" w:rsidRDefault="00536642" w:rsidP="00FD7054">
      <w:pPr>
        <w:numPr>
          <w:ilvl w:val="0"/>
          <w:numId w:val="36"/>
        </w:numPr>
      </w:pPr>
      <w:ins w:id="690" w:author="Sidhant Gupta" w:date="2014-03-18T23:25:00Z">
        <w:r w:rsidRPr="00536642">
          <w:rPr>
            <w:i/>
            <w:rPrChange w:id="691" w:author="Sidhant Gupta" w:date="2014-03-18T23:25:00Z">
              <w:rPr/>
            </w:rPrChange>
          </w:rPr>
          <w:lastRenderedPageBreak/>
          <w:t xml:space="preserve">Isolating </w:t>
        </w:r>
        <w:r w:rsidR="00CC1D8D" w:rsidRPr="00A95FC1">
          <w:rPr>
            <w:i/>
          </w:rPr>
          <w:t>flux from e</w:t>
        </w:r>
        <w:r w:rsidRPr="00536642">
          <w:rPr>
            <w:i/>
            <w:rPrChange w:id="692" w:author="Sidhant Gupta" w:date="2014-03-18T23:25:00Z">
              <w:rPr/>
            </w:rPrChange>
          </w:rPr>
          <w:t>ach main leg</w:t>
        </w:r>
        <w:r w:rsidR="00CC1D8D">
          <w:t xml:space="preserve">: </w:t>
        </w:r>
      </w:ins>
      <w:r w:rsidR="00FD7054">
        <w:t xml:space="preserve">Current flowing through each </w:t>
      </w:r>
      <w:ins w:id="693" w:author="CSE" w:date="2014-03-18T14:53:00Z">
        <w:r w:rsidR="00BC3D8E">
          <w:t>line</w:t>
        </w:r>
      </w:ins>
      <w:del w:id="694" w:author="CSE" w:date="2014-03-18T14:53:00Z">
        <w:r w:rsidR="00FD7054" w:rsidDel="00BC3D8E">
          <w:delText>leg</w:delText>
        </w:r>
      </w:del>
      <w:r w:rsidR="00FD7054">
        <w:t xml:space="preserve"> contrib</w:t>
      </w:r>
      <w:r w:rsidR="004834BB">
        <w:t>utes to the sensed magnetic field</w:t>
      </w:r>
      <w:r w:rsidR="00FD7054">
        <w:t xml:space="preserve"> of all four sensors. </w:t>
      </w:r>
      <w:del w:id="695" w:author="Sidhant Gupta" w:date="2014-03-18T23:24:00Z">
        <w:r w:rsidR="00FD7054" w:rsidDel="00052045">
          <w:delText xml:space="preserve">But </w:delText>
        </w:r>
      </w:del>
      <w:ins w:id="696" w:author="Sidhant Gupta" w:date="2014-03-18T23:24:00Z">
        <w:r w:rsidR="00052045">
          <w:t xml:space="preserve">However, </w:t>
        </w:r>
      </w:ins>
      <w:r w:rsidR="00FD7054">
        <w:t xml:space="preserve">we don’t know </w:t>
      </w:r>
      <w:ins w:id="697" w:author="Sidhant Gupta" w:date="2014-03-18T23:24:00Z">
        <w:r w:rsidR="00052045">
          <w:t>a</w:t>
        </w:r>
      </w:ins>
      <w:ins w:id="698" w:author="CSE" w:date="2014-03-18T14:53:00Z">
        <w:r w:rsidR="00BC3D8E">
          <w:t xml:space="preserve"> </w:t>
        </w:r>
      </w:ins>
      <w:ins w:id="699" w:author="Sidhant Gupta" w:date="2014-03-18T23:24:00Z">
        <w:r w:rsidR="00052045">
          <w:t>priori</w:t>
        </w:r>
        <w:r w:rsidR="00CC1D8D">
          <w:t xml:space="preserve"> </w:t>
        </w:r>
      </w:ins>
      <w:r w:rsidR="00FD7054">
        <w:t xml:space="preserve">how much each </w:t>
      </w:r>
      <w:ins w:id="700" w:author="CSE" w:date="2014-03-18T16:02:00Z">
        <w:r w:rsidR="00064BD9">
          <w:t>line</w:t>
        </w:r>
      </w:ins>
      <w:del w:id="701" w:author="CSE" w:date="2014-03-18T16:02:00Z">
        <w:r w:rsidR="00FD7054" w:rsidDel="00064BD9">
          <w:delText>leg</w:delText>
        </w:r>
      </w:del>
      <w:r w:rsidR="00FD7054">
        <w:t xml:space="preserve"> contributes to each</w:t>
      </w:r>
      <w:r w:rsidR="005E0FBA">
        <w:t xml:space="preserve"> sensor. For example in Figure </w:t>
      </w:r>
      <w:ins w:id="702" w:author="CSE" w:date="2014-03-18T16:02:00Z">
        <w:r w:rsidR="00064BD9">
          <w:t>3</w:t>
        </w:r>
      </w:ins>
      <w:del w:id="703" w:author="CSE" w:date="2014-03-18T16:02:00Z">
        <w:r w:rsidR="008159EC" w:rsidDel="00064BD9">
          <w:delText>5</w:delText>
        </w:r>
        <w:r w:rsidR="00FD7054" w:rsidDel="00064BD9">
          <w:delText>(b)</w:delText>
        </w:r>
      </w:del>
      <w:r w:rsidR="00FD7054">
        <w:t>, the leftmost and rightmost magnetic sensors are probably influenced mostly by the left</w:t>
      </w:r>
      <w:ins w:id="704" w:author="CSE" w:date="2014-03-18T16:03:00Z">
        <w:r w:rsidR="00064BD9">
          <w:t>most</w:t>
        </w:r>
      </w:ins>
      <w:r w:rsidR="00FD7054">
        <w:t xml:space="preserve"> leg and right</w:t>
      </w:r>
      <w:ins w:id="705" w:author="CSE" w:date="2014-03-18T16:03:00Z">
        <w:r w:rsidR="00064BD9">
          <w:t>most</w:t>
        </w:r>
      </w:ins>
      <w:r w:rsidR="00FD7054">
        <w:t xml:space="preserve"> </w:t>
      </w:r>
      <w:r w:rsidR="00C263AF">
        <w:t>leg, respectively. But the ratio</w:t>
      </w:r>
      <w:r w:rsidR="00FD7054">
        <w:t xml:space="preserve"> of influence is unknown. For the two middle sensors, the scenario is even more unpredictable. The transfer function should be able to figure out the ratio by which each leg influences each sensor. </w:t>
      </w:r>
    </w:p>
    <w:p w:rsidR="00FD7054" w:rsidRDefault="00536642" w:rsidP="00FD7054">
      <w:pPr>
        <w:numPr>
          <w:ilvl w:val="0"/>
          <w:numId w:val="36"/>
        </w:numPr>
      </w:pPr>
      <w:ins w:id="706" w:author="Sidhant Gupta" w:date="2014-03-18T23:26:00Z">
        <w:r w:rsidRPr="00536642">
          <w:rPr>
            <w:i/>
            <w:rPrChange w:id="707" w:author="Sidhant Gupta" w:date="2014-03-18T23:26:00Z">
              <w:rPr/>
            </w:rPrChange>
          </w:rPr>
          <w:t xml:space="preserve">Breaker panel wiring </w:t>
        </w:r>
        <w:r w:rsidR="00A95FC1" w:rsidRPr="00A95FC1">
          <w:rPr>
            <w:i/>
          </w:rPr>
          <w:t>uncertainty</w:t>
        </w:r>
        <w:r w:rsidR="00A95FC1">
          <w:t xml:space="preserve">: </w:t>
        </w:r>
      </w:ins>
      <w:r w:rsidR="00FD7054">
        <w:t>Finally, despite having guide</w:t>
      </w:r>
      <w:r w:rsidR="00315F0A">
        <w:t>lines from NEMA and NEC</w:t>
      </w:r>
      <w:r w:rsidR="00FD7054">
        <w:t xml:space="preserve">, </w:t>
      </w:r>
      <w:r w:rsidR="007B44D8">
        <w:t xml:space="preserve">internal </w:t>
      </w:r>
      <w:r w:rsidR="00FD7054">
        <w:t xml:space="preserve">wiring of </w:t>
      </w:r>
      <w:r w:rsidR="00C263AF">
        <w:t>breaker panels varies a lot among</w:t>
      </w:r>
      <w:r w:rsidR="00FD7054">
        <w:t xml:space="preserve"> each other depending on the skill of the electrician who installed it. The transfer function should be able to wo</w:t>
      </w:r>
      <w:r w:rsidR="00C263AF">
        <w:t>rk with any breaker panel with any type of wiring</w:t>
      </w:r>
      <w:r w:rsidR="00FD7054">
        <w:t xml:space="preserve">.    </w:t>
      </w:r>
    </w:p>
    <w:p w:rsidR="005C355F" w:rsidRPr="005C355F" w:rsidRDefault="009151A0" w:rsidP="00FD7054">
      <w:r>
        <w:t xml:space="preserve">Because of all these characteristics that vary across different breaker panels, same amount of </w:t>
      </w:r>
      <w:r w:rsidR="00925ED2">
        <w:t xml:space="preserve">electrical </w:t>
      </w:r>
      <w:r>
        <w:t xml:space="preserve">load </w:t>
      </w:r>
      <w:r w:rsidR="00130287">
        <w:t>induces different amount</w:t>
      </w:r>
      <w:ins w:id="708" w:author="Sidhant Gupta" w:date="2014-03-18T23:26:00Z">
        <w:r w:rsidR="006643F1">
          <w:t>s</w:t>
        </w:r>
      </w:ins>
      <w:r w:rsidR="00130287">
        <w:t xml:space="preserve"> of</w:t>
      </w:r>
      <w:r w:rsidR="004834BB">
        <w:t xml:space="preserve"> magnetic field</w:t>
      </w:r>
      <w:r>
        <w:t xml:space="preserve"> in different panels. In fact even in the same panel</w:t>
      </w:r>
      <w:r w:rsidR="00E818CD">
        <w:t xml:space="preserve"> with the same positioning of sensor unit</w:t>
      </w:r>
      <w:r>
        <w:t xml:space="preserve">, </w:t>
      </w:r>
      <w:r w:rsidR="007B44D8">
        <w:t>the relationship between load and magnetic field</w:t>
      </w:r>
      <w:r w:rsidR="00E818CD">
        <w:t xml:space="preserve"> depends on the existing magnetic field inside the whole panel</w:t>
      </w:r>
      <w:r w:rsidR="0018216C">
        <w:t xml:space="preserve">. For example, let us say that the baseline current </w:t>
      </w:r>
      <w:r w:rsidR="00130287">
        <w:t xml:space="preserve">through one leg </w:t>
      </w:r>
      <w:r w:rsidR="0018216C">
        <w:t xml:space="preserve">is </w:t>
      </w:r>
      <w:r w:rsidR="003F545D">
        <w:t>I</w:t>
      </w:r>
      <w:r w:rsidR="003F545D" w:rsidRPr="00346FC2">
        <w:rPr>
          <w:vertAlign w:val="subscript"/>
        </w:rPr>
        <w:t>1</w:t>
      </w:r>
      <w:r w:rsidR="003F545D">
        <w:t xml:space="preserve"> </w:t>
      </w:r>
      <w:r w:rsidR="0018216C">
        <w:t xml:space="preserve">and </w:t>
      </w:r>
      <w:r w:rsidR="00150C29">
        <w:t xml:space="preserve">a </w:t>
      </w:r>
      <w:r w:rsidR="005C355F">
        <w:t xml:space="preserve">positive </w:t>
      </w:r>
      <w:r w:rsidR="0018216C">
        <w:t>change</w:t>
      </w:r>
      <w:r w:rsidR="003F545D">
        <w:t xml:space="preserve"> of </w:t>
      </w:r>
      <w:proofErr w:type="spellStart"/>
      <w:r w:rsidR="003F545D">
        <w:t>I</w:t>
      </w:r>
      <w:r w:rsidR="003F545D" w:rsidRPr="00346FC2">
        <w:rPr>
          <w:vertAlign w:val="subscript"/>
        </w:rPr>
        <w:t>ch</w:t>
      </w:r>
      <w:proofErr w:type="spellEnd"/>
      <w:r w:rsidR="00150C29">
        <w:t xml:space="preserve"> amount</w:t>
      </w:r>
      <w:r w:rsidR="003F545D">
        <w:t xml:space="preserve"> </w:t>
      </w:r>
      <w:del w:id="709" w:author="Sidhant Gupta" w:date="2014-03-18T23:27:00Z">
        <w:r w:rsidR="003F545D" w:rsidDel="006643F1">
          <w:delText xml:space="preserve">brings </w:delText>
        </w:r>
      </w:del>
      <w:ins w:id="710" w:author="Sidhant Gupta" w:date="2014-03-18T23:27:00Z">
        <w:r w:rsidR="006643F1">
          <w:t xml:space="preserve">results in </w:t>
        </w:r>
      </w:ins>
      <w:r w:rsidR="003F545D">
        <w:t xml:space="preserve">a </w:t>
      </w:r>
      <w:r w:rsidR="005C355F">
        <w:t xml:space="preserve">positive </w:t>
      </w:r>
      <w:r w:rsidR="003F545D">
        <w:t>change of S</w:t>
      </w:r>
      <w:r w:rsidR="003F545D" w:rsidRPr="00346FC2">
        <w:rPr>
          <w:vertAlign w:val="subscript"/>
        </w:rPr>
        <w:t>ch</w:t>
      </w:r>
      <w:r w:rsidR="003F545D">
        <w:rPr>
          <w:vertAlign w:val="subscript"/>
        </w:rPr>
        <w:t>1</w:t>
      </w:r>
      <w:r w:rsidR="0018216C">
        <w:t xml:space="preserve"> in S</w:t>
      </w:r>
      <w:r w:rsidR="0018216C" w:rsidRPr="00346FC2">
        <w:rPr>
          <w:vertAlign w:val="subscript"/>
        </w:rPr>
        <w:t>1</w:t>
      </w:r>
      <w:r w:rsidR="0018216C">
        <w:t xml:space="preserve">. </w:t>
      </w:r>
      <w:del w:id="711" w:author="Sidhant Gupta" w:date="2014-03-18T23:27:00Z">
        <w:r w:rsidR="0018216C" w:rsidDel="006643F1">
          <w:delText xml:space="preserve">Now </w:delText>
        </w:r>
      </w:del>
      <w:ins w:id="712" w:author="Sidhant Gupta" w:date="2014-03-18T23:27:00Z">
        <w:r w:rsidR="006643F1">
          <w:t>I</w:t>
        </w:r>
      </w:ins>
      <w:del w:id="713" w:author="Sidhant Gupta" w:date="2014-03-18T23:27:00Z">
        <w:r w:rsidR="0018216C" w:rsidDel="006643F1">
          <w:delText>i</w:delText>
        </w:r>
      </w:del>
      <w:r w:rsidR="0018216C">
        <w:t>f</w:t>
      </w:r>
      <w:r w:rsidR="003F545D">
        <w:t xml:space="preserve"> the baseline </w:t>
      </w:r>
      <w:r w:rsidR="00130287">
        <w:t xml:space="preserve">current </w:t>
      </w:r>
      <w:r w:rsidR="003F545D">
        <w:t>changes to I</w:t>
      </w:r>
      <w:r w:rsidR="003F545D" w:rsidRPr="00346FC2">
        <w:rPr>
          <w:vertAlign w:val="subscript"/>
        </w:rPr>
        <w:t>2</w:t>
      </w:r>
      <w:r w:rsidR="0018216C">
        <w:t xml:space="preserve">, </w:t>
      </w:r>
      <w:ins w:id="714" w:author="Sidhant Gupta" w:date="2014-03-18T23:27:00Z">
        <w:r w:rsidR="006643F1">
          <w:t xml:space="preserve">the </w:t>
        </w:r>
      </w:ins>
      <w:r w:rsidR="0018216C">
        <w:t xml:space="preserve">same </w:t>
      </w:r>
      <w:r w:rsidR="005C355F">
        <w:t xml:space="preserve">positive </w:t>
      </w:r>
      <w:proofErr w:type="spellStart"/>
      <w:r w:rsidR="003F545D">
        <w:t>I</w:t>
      </w:r>
      <w:r w:rsidR="003F545D" w:rsidRPr="00346FC2">
        <w:rPr>
          <w:vertAlign w:val="subscript"/>
        </w:rPr>
        <w:t>ch</w:t>
      </w:r>
      <w:proofErr w:type="spellEnd"/>
      <w:r w:rsidR="003F545D">
        <w:t xml:space="preserve"> change will </w:t>
      </w:r>
      <w:del w:id="715" w:author="Sidhant Gupta" w:date="2014-03-18T23:27:00Z">
        <w:r w:rsidR="003F545D" w:rsidDel="006643F1">
          <w:delText xml:space="preserve">bring </w:delText>
        </w:r>
      </w:del>
      <w:ins w:id="716" w:author="Sidhant Gupta" w:date="2014-03-18T23:27:00Z">
        <w:r w:rsidR="006643F1">
          <w:t xml:space="preserve">cause </w:t>
        </w:r>
      </w:ins>
      <w:r w:rsidR="003F545D">
        <w:t>a different amount of change S</w:t>
      </w:r>
      <w:r w:rsidR="003F545D" w:rsidRPr="00346FC2">
        <w:rPr>
          <w:vertAlign w:val="subscript"/>
        </w:rPr>
        <w:t>ch2</w:t>
      </w:r>
      <w:r w:rsidR="003F545D">
        <w:t>.</w:t>
      </w:r>
      <w:r w:rsidR="004F30BA">
        <w:t xml:space="preserve"> Depending on </w:t>
      </w:r>
      <w:del w:id="717" w:author="Sidhant Gupta" w:date="2014-03-18T23:28:00Z">
        <w:r w:rsidR="004F30BA" w:rsidDel="00524FC7">
          <w:delText xml:space="preserve">the </w:delText>
        </w:r>
        <w:r w:rsidR="009142B5" w:rsidDel="00524FC7">
          <w:delText>presence of</w:delText>
        </w:r>
      </w:del>
      <w:ins w:id="718" w:author="Sidhant Gupta" w:date="2014-03-18T23:28:00Z">
        <w:r w:rsidR="00524FC7">
          <w:t>how the</w:t>
        </w:r>
      </w:ins>
      <w:r w:rsidR="007B44D8">
        <w:t xml:space="preserve"> magnetic fields</w:t>
      </w:r>
      <w:r w:rsidR="009142B5">
        <w:t xml:space="preserve"> radiated from different wires</w:t>
      </w:r>
      <w:ins w:id="719" w:author="Sidhant Gupta" w:date="2014-03-18T23:28:00Z">
        <w:r w:rsidR="00524FC7">
          <w:t xml:space="preserve"> and their constructive or destructive interference</w:t>
        </w:r>
      </w:ins>
      <w:r w:rsidR="009142B5">
        <w:t>,</w:t>
      </w:r>
      <w:r w:rsidR="00B957C5">
        <w:t xml:space="preserve"> the value of</w:t>
      </w:r>
      <w:r w:rsidR="005C355F">
        <w:t xml:space="preserve"> S</w:t>
      </w:r>
      <w:r w:rsidR="005C355F" w:rsidRPr="00346FC2">
        <w:rPr>
          <w:vertAlign w:val="subscript"/>
        </w:rPr>
        <w:t>ch2</w:t>
      </w:r>
      <w:r w:rsidR="00660C69">
        <w:t xml:space="preserve"> </w:t>
      </w:r>
      <w:del w:id="720" w:author="Sidhant Gupta" w:date="2014-03-18T23:28:00Z">
        <w:r w:rsidR="00660C69" w:rsidDel="008738C3">
          <w:delText xml:space="preserve">can </w:delText>
        </w:r>
      </w:del>
      <w:ins w:id="721" w:author="Sidhant Gupta" w:date="2014-03-18T23:28:00Z">
        <w:r w:rsidR="008738C3">
          <w:t xml:space="preserve">could </w:t>
        </w:r>
      </w:ins>
      <w:r w:rsidR="00660C69">
        <w:t>even</w:t>
      </w:r>
      <w:r w:rsidR="005C355F">
        <w:t xml:space="preserve"> be negative</w:t>
      </w:r>
      <w:r w:rsidR="004F30BA">
        <w:t xml:space="preserve"> despite </w:t>
      </w:r>
      <w:del w:id="722" w:author="Sidhant Gupta" w:date="2014-03-18T23:28:00Z">
        <w:r w:rsidR="009142B5" w:rsidDel="00362874">
          <w:delText xml:space="preserve">of  </w:delText>
        </w:r>
        <w:r w:rsidR="009142B5" w:rsidDel="006643F1">
          <w:delText>s</w:delText>
        </w:r>
      </w:del>
      <w:r w:rsidR="004F30BA">
        <w:t xml:space="preserve">a positive </w:t>
      </w:r>
      <w:proofErr w:type="spellStart"/>
      <w:r w:rsidR="004F30BA">
        <w:t>I</w:t>
      </w:r>
      <w:r w:rsidR="004F30BA" w:rsidRPr="004F30BA">
        <w:rPr>
          <w:vertAlign w:val="subscript"/>
        </w:rPr>
        <w:t>ch</w:t>
      </w:r>
      <w:proofErr w:type="spellEnd"/>
      <w:r w:rsidR="001C19D6">
        <w:t xml:space="preserve"> value</w:t>
      </w:r>
      <w:ins w:id="723" w:author="Shwetak Patel" w:date="2014-03-15T17:24:00Z">
        <w:r w:rsidR="00B721BD">
          <w:t>.</w:t>
        </w:r>
      </w:ins>
    </w:p>
    <w:p w:rsidR="00825132" w:rsidRDefault="00B957C5" w:rsidP="00064BD9">
      <w:pPr>
        <w:rPr>
          <w:ins w:id="724" w:author="CSE" w:date="2014-03-18T16:21:00Z"/>
        </w:rPr>
      </w:pPr>
      <w:r>
        <w:t xml:space="preserve">In </w:t>
      </w:r>
      <w:r w:rsidR="004F30BA">
        <w:t>summary</w:t>
      </w:r>
      <w:r w:rsidR="00130287">
        <w:t xml:space="preserve">, </w:t>
      </w:r>
      <w:ins w:id="725" w:author="CSE" w:date="2014-03-18T18:11:00Z">
        <w:r w:rsidR="00AC2DE9">
          <w:t xml:space="preserve">the </w:t>
        </w:r>
      </w:ins>
      <w:r w:rsidR="00435142">
        <w:t>relationship between</w:t>
      </w:r>
      <w:ins w:id="726" w:author="Shwetak Patel" w:date="2014-03-15T17:24:00Z">
        <w:r w:rsidR="00B721BD">
          <w:t xml:space="preserve"> </w:t>
        </w:r>
      </w:ins>
      <w:ins w:id="727" w:author="CSE" w:date="2014-03-18T18:12:00Z">
        <w:r w:rsidR="00AC2DE9">
          <w:t xml:space="preserve">the electrical </w:t>
        </w:r>
      </w:ins>
      <w:r w:rsidR="00435142">
        <w:t xml:space="preserve">current and sensed magnetic field </w:t>
      </w:r>
      <w:r w:rsidR="00130287">
        <w:t xml:space="preserve">is nonlinear and depends </w:t>
      </w:r>
      <w:del w:id="728" w:author="Sidhant Gupta" w:date="2014-03-18T01:48:00Z">
        <w:r w:rsidR="00130287" w:rsidDel="00C37D57">
          <w:delText xml:space="preserve">a lot </w:delText>
        </w:r>
      </w:del>
      <w:r w:rsidR="00130287">
        <w:t>on the existing base</w:t>
      </w:r>
      <w:r w:rsidR="00591C03">
        <w:t>line magnetic field</w:t>
      </w:r>
      <w:r w:rsidR="004F30BA">
        <w:t xml:space="preserve"> and presence of other magnetic </w:t>
      </w:r>
      <w:ins w:id="729" w:author="Shwetak Patel" w:date="2014-03-15T17:24:00Z">
        <w:r w:rsidR="00B721BD">
          <w:t>fields</w:t>
        </w:r>
      </w:ins>
      <w:r w:rsidR="00130287">
        <w:t>.</w:t>
      </w:r>
      <w:r w:rsidR="004F30BA">
        <w:t xml:space="preserve"> </w:t>
      </w:r>
      <w:ins w:id="730" w:author="CSE" w:date="2014-03-18T16:22:00Z">
        <w:r w:rsidR="00413671">
          <w:t>To accommodate th</w:t>
        </w:r>
      </w:ins>
      <w:ins w:id="731" w:author="CSE" w:date="2014-03-18T16:23:00Z">
        <w:r w:rsidR="00413671">
          <w:t>is</w:t>
        </w:r>
      </w:ins>
      <w:ins w:id="732" w:author="CSE" w:date="2014-03-18T16:22:00Z">
        <w:r w:rsidR="00413671">
          <w:t xml:space="preserve"> variability and nonlinearity,</w:t>
        </w:r>
      </w:ins>
      <w:ins w:id="733" w:author="CSE" w:date="2014-03-18T16:23:00Z">
        <w:r w:rsidR="00EB1575">
          <w:t xml:space="preserve"> </w:t>
        </w:r>
      </w:ins>
      <w:ins w:id="734" w:author="CSE" w:date="2014-03-18T18:20:00Z">
        <w:r w:rsidR="00EB1575">
          <w:t>we</w:t>
        </w:r>
      </w:ins>
      <w:ins w:id="735" w:author="CSE" w:date="2014-03-18T16:23:00Z">
        <w:r w:rsidR="00EB1575">
          <w:t xml:space="preserve"> </w:t>
        </w:r>
      </w:ins>
      <w:ins w:id="736" w:author="CSE" w:date="2014-03-18T18:19:00Z">
        <w:r w:rsidR="00EB1575">
          <w:t>obser</w:t>
        </w:r>
      </w:ins>
      <w:ins w:id="737" w:author="CSE" w:date="2014-03-18T18:20:00Z">
        <w:r w:rsidR="00EB1575">
          <w:t xml:space="preserve">ved that we </w:t>
        </w:r>
      </w:ins>
      <w:ins w:id="738" w:author="CSE" w:date="2014-03-18T18:23:00Z">
        <w:r w:rsidR="00EB1575">
          <w:t xml:space="preserve">can </w:t>
        </w:r>
      </w:ins>
      <w:ins w:id="739" w:author="CSE" w:date="2014-03-18T16:25:00Z">
        <w:r w:rsidR="008A5E6C">
          <w:t xml:space="preserve">create </w:t>
        </w:r>
      </w:ins>
      <w:ins w:id="740" w:author="CSE" w:date="2014-03-18T16:45:00Z">
        <w:r w:rsidR="008A5E6C">
          <w:t>multiple polynomial</w:t>
        </w:r>
      </w:ins>
      <w:ins w:id="741" w:author="CSE" w:date="2014-03-18T16:25:00Z">
        <w:r w:rsidR="00413671">
          <w:t xml:space="preserve"> equation</w:t>
        </w:r>
      </w:ins>
      <w:ins w:id="742" w:author="CSE" w:date="2014-03-18T16:44:00Z">
        <w:r w:rsidR="008A5E6C">
          <w:t>s</w:t>
        </w:r>
      </w:ins>
      <w:ins w:id="743" w:author="CSE" w:date="2014-03-18T16:25:00Z">
        <w:r w:rsidR="00413671">
          <w:t xml:space="preserve"> for each </w:t>
        </w:r>
      </w:ins>
      <w:ins w:id="744" w:author="CSE" w:date="2014-03-18T16:26:00Z">
        <w:r w:rsidR="00413671">
          <w:t>“state”</w:t>
        </w:r>
      </w:ins>
      <w:ins w:id="745" w:author="CSE" w:date="2014-03-18T16:22:00Z">
        <w:r w:rsidR="00413671">
          <w:t xml:space="preserve"> </w:t>
        </w:r>
      </w:ins>
      <w:ins w:id="746" w:author="CSE" w:date="2014-03-18T16:26:00Z">
        <w:r w:rsidR="00413671">
          <w:t xml:space="preserve">of the </w:t>
        </w:r>
        <w:r w:rsidR="008A5E6C">
          <w:t>breaker panel</w:t>
        </w:r>
      </w:ins>
      <w:ins w:id="747" w:author="CSE" w:date="2014-03-18T16:37:00Z">
        <w:r w:rsidR="008A5E6C">
          <w:t>. Thus, if we can define the state in term</w:t>
        </w:r>
      </w:ins>
      <w:ins w:id="748" w:author="CSE" w:date="2014-03-18T16:38:00Z">
        <w:r w:rsidR="008A5E6C">
          <w:t>s</w:t>
        </w:r>
      </w:ins>
      <w:ins w:id="749" w:author="CSE" w:date="2014-03-18T16:37:00Z">
        <w:r w:rsidR="008A5E6C">
          <w:t xml:space="preserve"> of magnetic flux</w:t>
        </w:r>
      </w:ins>
      <w:ins w:id="750" w:author="CSE" w:date="2014-03-18T16:38:00Z">
        <w:r w:rsidR="008A5E6C">
          <w:t xml:space="preserve">, </w:t>
        </w:r>
      </w:ins>
      <w:ins w:id="751" w:author="CSE" w:date="2014-03-18T16:45:00Z">
        <w:r w:rsidR="008A5E6C">
          <w:t xml:space="preserve">we can </w:t>
        </w:r>
      </w:ins>
      <w:ins w:id="752" w:author="CSE" w:date="2014-03-18T16:46:00Z">
        <w:r w:rsidR="00825132">
          <w:t xml:space="preserve">build a function for each state. Such </w:t>
        </w:r>
      </w:ins>
      <w:ins w:id="753" w:author="CSE" w:date="2014-03-18T18:13:00Z">
        <w:r w:rsidR="00AC2DE9">
          <w:t xml:space="preserve">a </w:t>
        </w:r>
      </w:ins>
      <w:ins w:id="754" w:author="CSE" w:date="2014-03-18T16:46:00Z">
        <w:r w:rsidR="00825132">
          <w:t>problem is we</w:t>
        </w:r>
      </w:ins>
      <w:ins w:id="755" w:author="CSE" w:date="2014-03-18T16:47:00Z">
        <w:r w:rsidR="00825132">
          <w:t>ll suited for applying machine-learning techniques</w:t>
        </w:r>
      </w:ins>
      <w:ins w:id="756" w:author="CSE" w:date="2014-03-18T16:48:00Z">
        <w:r w:rsidR="00AC2DE9">
          <w:t>; whe</w:t>
        </w:r>
      </w:ins>
      <w:ins w:id="757" w:author="CSE" w:date="2014-03-18T18:13:00Z">
        <w:r w:rsidR="00AC2DE9">
          <w:t>n</w:t>
        </w:r>
      </w:ins>
      <w:ins w:id="758" w:author="CSE" w:date="2014-03-18T16:48:00Z">
        <w:r w:rsidR="00C16581">
          <w:t xml:space="preserve"> given a state</w:t>
        </w:r>
      </w:ins>
      <w:ins w:id="759" w:author="CSE" w:date="2014-03-18T18:24:00Z">
        <w:r w:rsidR="00C16581">
          <w:t xml:space="preserve"> as inputs</w:t>
        </w:r>
      </w:ins>
      <w:ins w:id="760" w:author="CSE" w:date="2014-03-18T16:49:00Z">
        <w:r w:rsidR="00825132">
          <w:t xml:space="preserve">, we </w:t>
        </w:r>
        <w:r w:rsidR="00EB1575">
          <w:t>need to learn a function.</w:t>
        </w:r>
      </w:ins>
      <w:ins w:id="761" w:author="CSE" w:date="2014-03-18T18:14:00Z">
        <w:r w:rsidR="00EB1575">
          <w:t xml:space="preserve"> W</w:t>
        </w:r>
      </w:ins>
      <w:ins w:id="762" w:author="CSE" w:date="2014-03-18T16:55:00Z">
        <w:r w:rsidR="00AC2DE9">
          <w:t>e use</w:t>
        </w:r>
        <w:r w:rsidR="00825132">
          <w:t xml:space="preserve"> </w:t>
        </w:r>
      </w:ins>
      <w:ins w:id="763" w:author="CSE" w:date="2014-03-18T18:14:00Z">
        <w:r w:rsidR="00EB1575">
          <w:t xml:space="preserve">a </w:t>
        </w:r>
      </w:ins>
      <w:ins w:id="764" w:author="CSE" w:date="2014-03-18T16:55:00Z">
        <w:r w:rsidR="00825132">
          <w:t>neural network as it essentially learns a polynomial f</w:t>
        </w:r>
      </w:ins>
      <w:ins w:id="765" w:author="CSE" w:date="2014-03-18T18:04:00Z">
        <w:r w:rsidR="00AC2DE9">
          <w:t>unction</w:t>
        </w:r>
      </w:ins>
      <w:ins w:id="766" w:author="CSE" w:date="2014-03-18T18:08:00Z">
        <w:r w:rsidR="00AC2DE9">
          <w:t xml:space="preserve"> to predict output </w:t>
        </w:r>
      </w:ins>
      <w:ins w:id="767" w:author="CSE" w:date="2014-03-18T18:10:00Z">
        <w:r w:rsidR="00AC2DE9">
          <w:t>(</w:t>
        </w:r>
      </w:ins>
      <w:ins w:id="768" w:author="CSE" w:date="2014-03-18T18:27:00Z">
        <w:r w:rsidR="00C16581">
          <w:t xml:space="preserve">electrical </w:t>
        </w:r>
      </w:ins>
      <w:ins w:id="769" w:author="CSE" w:date="2014-03-18T18:10:00Z">
        <w:r w:rsidR="00AC2DE9">
          <w:t xml:space="preserve">current) </w:t>
        </w:r>
      </w:ins>
      <w:ins w:id="770" w:author="CSE" w:date="2014-03-18T18:09:00Z">
        <w:r w:rsidR="00AC2DE9">
          <w:t>from input</w:t>
        </w:r>
      </w:ins>
      <w:ins w:id="771" w:author="CSE" w:date="2014-03-18T18:10:00Z">
        <w:r w:rsidR="00AC2DE9">
          <w:t xml:space="preserve"> (</w:t>
        </w:r>
      </w:ins>
      <w:ins w:id="772" w:author="CSE" w:date="2014-03-18T18:27:00Z">
        <w:r w:rsidR="00C16581">
          <w:t xml:space="preserve">magnetic </w:t>
        </w:r>
      </w:ins>
      <w:ins w:id="773" w:author="CSE" w:date="2014-03-18T18:10:00Z">
        <w:r w:rsidR="00AC2DE9">
          <w:t>flux states)</w:t>
        </w:r>
      </w:ins>
      <w:ins w:id="774" w:author="CSE" w:date="2014-03-18T18:09:00Z">
        <w:r w:rsidR="00AC2DE9">
          <w:t>.</w:t>
        </w:r>
      </w:ins>
      <w:ins w:id="775" w:author="CSE" w:date="2014-03-18T18:10:00Z">
        <w:r w:rsidR="00AC2DE9">
          <w:t xml:space="preserve"> </w:t>
        </w:r>
      </w:ins>
    </w:p>
    <w:p w:rsidR="00225764" w:rsidDel="00C16581" w:rsidRDefault="00130287" w:rsidP="00064BD9">
      <w:pPr>
        <w:rPr>
          <w:del w:id="776" w:author="CSE" w:date="2014-03-18T18:27:00Z"/>
        </w:rPr>
      </w:pPr>
      <w:del w:id="777" w:author="CSE" w:date="2014-03-18T18:27:00Z">
        <w:r w:rsidDel="00C16581">
          <w:delText>To accommodate all these</w:delText>
        </w:r>
      </w:del>
      <w:ins w:id="778" w:author="Sidhant Gupta" w:date="2014-03-18T23:29:00Z">
        <w:del w:id="779" w:author="CSE" w:date="2014-03-18T18:27:00Z">
          <w:r w:rsidR="00362874" w:rsidDel="00C16581">
            <w:delText>this</w:delText>
          </w:r>
        </w:del>
      </w:ins>
      <w:del w:id="780" w:author="CSE" w:date="2014-03-18T18:27:00Z">
        <w:r w:rsidDel="00C16581">
          <w:delText xml:space="preserve"> variability and nonlinearity, we decided to use machine-learning technique</w:delText>
        </w:r>
      </w:del>
      <w:ins w:id="781" w:author="Sidhant Gupta" w:date="2014-03-18T01:48:00Z">
        <w:del w:id="782" w:author="CSE" w:date="2014-03-18T18:27:00Z">
          <w:r w:rsidR="00C93E3E" w:rsidDel="00C16581">
            <w:delText>s</w:delText>
          </w:r>
        </w:del>
      </w:ins>
      <w:del w:id="783" w:author="CSE" w:date="2014-03-18T18:27:00Z">
        <w:r w:rsidDel="00C16581">
          <w:delText xml:space="preserve"> </w:delText>
        </w:r>
        <w:r w:rsidR="008C0C68" w:rsidDel="00C16581">
          <w:delText xml:space="preserve">that </w:delText>
        </w:r>
        <w:r w:rsidDel="00C16581">
          <w:delText xml:space="preserve">can predict change in current </w:delText>
        </w:r>
        <w:r w:rsidR="00150C29" w:rsidDel="00C16581">
          <w:delText xml:space="preserve">through a leg </w:delText>
        </w:r>
        <w:r w:rsidDel="00C16581">
          <w:delText xml:space="preserve">based on change in </w:delText>
        </w:r>
        <w:r w:rsidR="00150C29" w:rsidDel="00C16581">
          <w:delText xml:space="preserve">the </w:delText>
        </w:r>
        <w:r w:rsidDel="00C16581">
          <w:delText>sensed magnetic f</w:delText>
        </w:r>
        <w:r w:rsidR="00E31F50" w:rsidDel="00C16581">
          <w:delText>ield</w:delText>
        </w:r>
        <w:r w:rsidDel="00C16581">
          <w:delText xml:space="preserve">. </w:delText>
        </w:r>
        <w:r w:rsidR="00150C29" w:rsidDel="00C16581">
          <w:delText>It should be noted that w</w:delText>
        </w:r>
        <w:r w:rsidR="008C0C68" w:rsidDel="00C16581">
          <w:delText>e used neural network as the</w:delText>
        </w:r>
        <w:r w:rsidDel="00C16581">
          <w:delText xml:space="preserve"> machine-learning algorithm as it is well suited for continuo</w:delText>
        </w:r>
        <w:r w:rsidR="008C0C68" w:rsidDel="00C16581">
          <w:delText xml:space="preserve">us output prediction. </w:delText>
        </w:r>
      </w:del>
    </w:p>
    <w:p w:rsidR="00FD7054" w:rsidRDefault="00FD7054" w:rsidP="00FD7054">
      <w:pPr>
        <w:pStyle w:val="Heading3"/>
      </w:pPr>
      <w:r>
        <w:t xml:space="preserve">Constructing </w:t>
      </w:r>
      <w:r w:rsidR="00130287">
        <w:t>Neural Network</w:t>
      </w:r>
      <w:r>
        <w:t xml:space="preserve"> Model Using</w:t>
      </w:r>
      <w:r w:rsidR="00DA6E9F">
        <w:t xml:space="preserve"> the </w:t>
      </w:r>
      <w:r>
        <w:t>Calibrator</w:t>
      </w:r>
    </w:p>
    <w:p w:rsidR="00225764" w:rsidRDefault="00FD7054" w:rsidP="00FD7054">
      <w:r>
        <w:t xml:space="preserve">As we mentioned previously, </w:t>
      </w:r>
      <w:del w:id="784" w:author="Sidhant Gupta" w:date="2014-03-18T23:37:00Z">
        <w:r w:rsidDel="00CA5CA2">
          <w:delText xml:space="preserve">our </w:delText>
        </w:r>
      </w:del>
      <w:ins w:id="785" w:author="Sidhant Gupta" w:date="2014-03-18T23:37:00Z">
        <w:r w:rsidR="00CA5CA2">
          <w:t xml:space="preserve">the </w:t>
        </w:r>
      </w:ins>
      <w:r>
        <w:t>calibrator can cycle through a series of 25 W, 100 W, 2</w:t>
      </w:r>
      <w:r w:rsidR="00D662B5">
        <w:t xml:space="preserve">00 W, and 300 W loads. Right before </w:t>
      </w:r>
      <w:r>
        <w:t xml:space="preserve">the calibrator turns on a load, </w:t>
      </w:r>
      <w:del w:id="786" w:author="Sidhant Gupta" w:date="2014-03-18T23:37:00Z">
        <w:r w:rsidR="000106FA" w:rsidDel="00CA5CA2">
          <w:delText xml:space="preserve">our </w:delText>
        </w:r>
      </w:del>
      <w:ins w:id="787" w:author="Sidhant Gupta" w:date="2014-03-18T23:37:00Z">
        <w:r w:rsidR="00CA5CA2">
          <w:t xml:space="preserve">the </w:t>
        </w:r>
      </w:ins>
      <w:r w:rsidR="000106FA">
        <w:t>system starts tracking the sensor value</w:t>
      </w:r>
      <w:ins w:id="788" w:author="Shwetak Patel" w:date="2014-03-15T17:24:00Z">
        <w:r w:rsidR="00B721BD">
          <w:t>s</w:t>
        </w:r>
      </w:ins>
      <w:r w:rsidR="000106FA">
        <w:t xml:space="preserve">. Once the load is on, </w:t>
      </w:r>
      <w:ins w:id="789" w:author="Sidhant Gupta" w:date="2014-03-18T23:38:00Z">
        <w:r w:rsidR="00CA5CA2">
          <w:t>it causes a change in the total current and in-effect the magnetic flux. This change in flux is recorded by the system.</w:t>
        </w:r>
      </w:ins>
      <w:del w:id="790" w:author="Sidhant Gupta" w:date="2014-03-18T23:39:00Z">
        <w:r w:rsidDel="00CA5CA2">
          <w:delText>the sensor value changes</w:delText>
        </w:r>
        <w:r w:rsidR="00D662B5" w:rsidDel="00CA5CA2">
          <w:delText xml:space="preserve"> because of the c</w:delText>
        </w:r>
        <w:r w:rsidR="000106FA" w:rsidDel="00CA5CA2">
          <w:delText>hanged radiated magnetic field and our system calculates the amount of change</w:delText>
        </w:r>
      </w:del>
      <w:del w:id="791" w:author="CSE" w:date="2014-03-18T19:07:00Z">
        <w:r w:rsidDel="004F1088">
          <w:delText>.</w:delText>
        </w:r>
      </w:del>
      <w:r>
        <w:t xml:space="preserve"> Therefore for each calibrator action, our system constructs a training </w:t>
      </w:r>
      <w:del w:id="792" w:author="Sidhant Gupta" w:date="2014-03-18T23:38:00Z">
        <w:r w:rsidDel="00CA5CA2">
          <w:delText xml:space="preserve">row </w:delText>
        </w:r>
      </w:del>
      <w:ins w:id="793" w:author="Sidhant Gupta" w:date="2014-03-18T23:38:00Z">
        <w:r w:rsidR="00CA5CA2">
          <w:t xml:space="preserve">instance </w:t>
        </w:r>
      </w:ins>
      <w:r>
        <w:t xml:space="preserve">for </w:t>
      </w:r>
      <w:r w:rsidR="000106FA">
        <w:t xml:space="preserve">the </w:t>
      </w:r>
      <w:r w:rsidR="00150C29">
        <w:t>neural network</w:t>
      </w:r>
      <w:r>
        <w:t xml:space="preserve">. Structure of </w:t>
      </w:r>
      <w:ins w:id="794" w:author="Sidhant Gupta" w:date="2014-03-18T23:38:00Z">
        <w:r w:rsidR="00CA5CA2">
          <w:t xml:space="preserve">such </w:t>
        </w:r>
      </w:ins>
      <w:r>
        <w:t>a</w:t>
      </w:r>
      <w:ins w:id="795" w:author="Sidhant Gupta" w:date="2014-03-18T23:38:00Z">
        <w:r w:rsidR="00CA5CA2">
          <w:t>n</w:t>
        </w:r>
      </w:ins>
      <w:r>
        <w:t xml:space="preserve"> </w:t>
      </w:r>
      <w:del w:id="796" w:author="Sidhant Gupta" w:date="2014-03-18T23:38:00Z">
        <w:r w:rsidDel="00CA5CA2">
          <w:delText xml:space="preserve">training row </w:delText>
        </w:r>
      </w:del>
      <w:ins w:id="797" w:author="Sidhant Gupta" w:date="2014-03-18T23:38:00Z">
        <w:r w:rsidR="00CA5CA2">
          <w:t xml:space="preserve">instance </w:t>
        </w:r>
      </w:ins>
      <w:r>
        <w:t xml:space="preserve">is shown </w:t>
      </w:r>
      <w:del w:id="798" w:author="Sidhant Gupta" w:date="2014-03-18T23:38:00Z">
        <w:r w:rsidDel="00CA5CA2">
          <w:delText>below</w:delText>
        </w:r>
        <w:r w:rsidR="008159EC" w:rsidDel="00CA5CA2">
          <w:delText xml:space="preserve"> </w:delText>
        </w:r>
      </w:del>
      <w:r w:rsidR="005E0FBA">
        <w:t>in Figure 5</w:t>
      </w:r>
      <w:r w:rsidR="000106FA">
        <w:t>. First 8 columns</w:t>
      </w:r>
      <w:r>
        <w:t xml:space="preserve"> of every row </w:t>
      </w:r>
      <w:r w:rsidR="00150C29">
        <w:t>are features</w:t>
      </w:r>
      <w:r>
        <w:t xml:space="preserve"> to the learning algorithm. 9</w:t>
      </w:r>
      <w:r w:rsidRPr="00F152A8">
        <w:rPr>
          <w:vertAlign w:val="superscript"/>
        </w:rPr>
        <w:t>th</w:t>
      </w:r>
      <w:r>
        <w:t xml:space="preserve"> column is the </w:t>
      </w:r>
      <w:r>
        <w:lastRenderedPageBreak/>
        <w:t>output value that the algorithm w</w:t>
      </w:r>
      <w:r w:rsidR="000106FA">
        <w:t>ill try to learn</w:t>
      </w:r>
      <w:r>
        <w:t>.</w:t>
      </w:r>
      <w:ins w:id="799" w:author="CSE" w:date="2014-03-18T18:57:00Z">
        <w:r w:rsidR="001E59C6">
          <w:t xml:space="preserve"> The neural network consists</w:t>
        </w:r>
      </w:ins>
      <w:ins w:id="800" w:author="CSE" w:date="2014-03-18T18:58:00Z">
        <w:r w:rsidR="001E59C6">
          <w:t xml:space="preserve"> of</w:t>
        </w:r>
      </w:ins>
      <w:ins w:id="801" w:author="CSE" w:date="2014-03-18T18:57:00Z">
        <w:r w:rsidR="001E59C6">
          <w:t xml:space="preserve"> one input layer, one output layer, and two hidden layers </w:t>
        </w:r>
      </w:ins>
      <w:ins w:id="802" w:author="CSE" w:date="2014-03-18T18:58:00Z">
        <w:r w:rsidR="001E59C6">
          <w:t>having</w:t>
        </w:r>
      </w:ins>
      <w:ins w:id="803" w:author="CSE" w:date="2014-03-18T18:57:00Z">
        <w:r w:rsidR="001E59C6">
          <w:t xml:space="preserve"> five </w:t>
        </w:r>
      </w:ins>
      <w:ins w:id="804" w:author="CSE" w:date="2014-03-18T18:58:00Z">
        <w:r w:rsidR="001E59C6">
          <w:t>neurons in each of the layers.</w:t>
        </w:r>
      </w:ins>
      <w:ins w:id="805" w:author="CSE" w:date="2014-03-18T18:57:00Z">
        <w:r w:rsidR="001E59C6">
          <w:t xml:space="preserve"> </w:t>
        </w:r>
      </w:ins>
    </w:p>
    <w:tbl>
      <w:tblPr>
        <w:tblW w:w="0" w:type="auto"/>
        <w:tblInd w:w="108"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4A0" w:firstRow="1" w:lastRow="0" w:firstColumn="1" w:lastColumn="0" w:noHBand="0" w:noVBand="1"/>
      </w:tblPr>
      <w:tblGrid>
        <w:gridCol w:w="458"/>
        <w:gridCol w:w="450"/>
        <w:gridCol w:w="458"/>
        <w:gridCol w:w="450"/>
        <w:gridCol w:w="458"/>
        <w:gridCol w:w="450"/>
        <w:gridCol w:w="458"/>
        <w:gridCol w:w="450"/>
        <w:gridCol w:w="1138"/>
      </w:tblGrid>
      <w:tr w:rsidR="00225764" w:rsidRPr="002F7A47" w:rsidTr="00225764">
        <w:tc>
          <w:tcPr>
            <w:tcW w:w="458" w:type="dxa"/>
            <w:tcBorders>
              <w:top w:val="single" w:sz="8" w:space="0" w:color="8064A2"/>
              <w:left w:val="single" w:sz="8" w:space="0" w:color="8064A2"/>
              <w:bottom w:val="single" w:sz="18" w:space="0" w:color="8064A2"/>
              <w:right w:val="single" w:sz="8" w:space="0" w:color="8064A2"/>
            </w:tcBorders>
            <w:shd w:val="clear" w:color="auto" w:fill="auto"/>
          </w:tcPr>
          <w:p w:rsidR="00225764" w:rsidRPr="006F1561" w:rsidRDefault="00225764" w:rsidP="00860FA6">
            <w:pPr>
              <w:jc w:val="left"/>
              <w:rPr>
                <w:b/>
                <w:bCs/>
                <w:i/>
                <w:szCs w:val="16"/>
              </w:rPr>
            </w:pPr>
            <w:r w:rsidRPr="006F1561">
              <w:rPr>
                <w:b/>
                <w:bCs/>
                <w:i/>
                <w:szCs w:val="16"/>
              </w:rPr>
              <w:t>S</w:t>
            </w:r>
            <w:r w:rsidRPr="006F1561">
              <w:rPr>
                <w:b/>
                <w:bCs/>
                <w:i/>
                <w:szCs w:val="16"/>
                <w:vertAlign w:val="subscript"/>
              </w:rPr>
              <w:t>1p</w:t>
            </w:r>
          </w:p>
        </w:tc>
        <w:tc>
          <w:tcPr>
            <w:tcW w:w="450" w:type="dxa"/>
            <w:tcBorders>
              <w:top w:val="single" w:sz="8" w:space="0" w:color="8064A2"/>
              <w:left w:val="single" w:sz="8" w:space="0" w:color="8064A2"/>
              <w:bottom w:val="single" w:sz="18" w:space="0" w:color="8064A2"/>
              <w:right w:val="single" w:sz="8" w:space="0" w:color="8064A2"/>
            </w:tcBorders>
            <w:shd w:val="clear" w:color="auto" w:fill="auto"/>
          </w:tcPr>
          <w:p w:rsidR="00225764" w:rsidRPr="006F1561" w:rsidRDefault="00225764" w:rsidP="00860FA6">
            <w:pPr>
              <w:jc w:val="left"/>
              <w:rPr>
                <w:b/>
                <w:bCs/>
                <w:i/>
                <w:szCs w:val="16"/>
              </w:rPr>
            </w:pPr>
            <w:r w:rsidRPr="006F1561">
              <w:rPr>
                <w:b/>
                <w:bCs/>
                <w:i/>
                <w:szCs w:val="16"/>
              </w:rPr>
              <w:t>S</w:t>
            </w:r>
            <w:r w:rsidRPr="006F1561">
              <w:rPr>
                <w:b/>
                <w:bCs/>
                <w:i/>
                <w:szCs w:val="16"/>
                <w:vertAlign w:val="subscript"/>
              </w:rPr>
              <w:t>1c</w:t>
            </w:r>
          </w:p>
        </w:tc>
        <w:tc>
          <w:tcPr>
            <w:tcW w:w="458" w:type="dxa"/>
            <w:tcBorders>
              <w:top w:val="single" w:sz="8" w:space="0" w:color="8064A2"/>
              <w:left w:val="single" w:sz="8" w:space="0" w:color="8064A2"/>
              <w:bottom w:val="single" w:sz="18" w:space="0" w:color="8064A2"/>
              <w:right w:val="single" w:sz="8" w:space="0" w:color="8064A2"/>
            </w:tcBorders>
            <w:shd w:val="clear" w:color="auto" w:fill="auto"/>
          </w:tcPr>
          <w:p w:rsidR="00225764" w:rsidRPr="006F1561" w:rsidRDefault="00225764" w:rsidP="00860FA6">
            <w:pPr>
              <w:jc w:val="left"/>
              <w:rPr>
                <w:b/>
                <w:bCs/>
                <w:i/>
                <w:szCs w:val="16"/>
              </w:rPr>
            </w:pPr>
            <w:r w:rsidRPr="006F1561">
              <w:rPr>
                <w:b/>
                <w:bCs/>
                <w:i/>
                <w:szCs w:val="16"/>
              </w:rPr>
              <w:t>S</w:t>
            </w:r>
            <w:r w:rsidRPr="006F1561">
              <w:rPr>
                <w:b/>
                <w:bCs/>
                <w:i/>
                <w:szCs w:val="16"/>
                <w:vertAlign w:val="subscript"/>
              </w:rPr>
              <w:t>2p</w:t>
            </w:r>
          </w:p>
        </w:tc>
        <w:tc>
          <w:tcPr>
            <w:tcW w:w="450" w:type="dxa"/>
            <w:tcBorders>
              <w:top w:val="single" w:sz="8" w:space="0" w:color="8064A2"/>
              <w:left w:val="single" w:sz="8" w:space="0" w:color="8064A2"/>
              <w:bottom w:val="single" w:sz="18" w:space="0" w:color="8064A2"/>
              <w:right w:val="single" w:sz="8" w:space="0" w:color="8064A2"/>
            </w:tcBorders>
            <w:shd w:val="clear" w:color="auto" w:fill="auto"/>
          </w:tcPr>
          <w:p w:rsidR="00225764" w:rsidRPr="006F1561" w:rsidRDefault="00225764" w:rsidP="00860FA6">
            <w:pPr>
              <w:jc w:val="left"/>
              <w:rPr>
                <w:b/>
                <w:bCs/>
                <w:i/>
                <w:szCs w:val="16"/>
              </w:rPr>
            </w:pPr>
            <w:r w:rsidRPr="006F1561">
              <w:rPr>
                <w:b/>
                <w:bCs/>
                <w:i/>
                <w:szCs w:val="16"/>
              </w:rPr>
              <w:t>S</w:t>
            </w:r>
            <w:r w:rsidRPr="006F1561">
              <w:rPr>
                <w:b/>
                <w:bCs/>
                <w:i/>
                <w:szCs w:val="16"/>
                <w:vertAlign w:val="subscript"/>
              </w:rPr>
              <w:t>2c</w:t>
            </w:r>
          </w:p>
        </w:tc>
        <w:tc>
          <w:tcPr>
            <w:tcW w:w="458" w:type="dxa"/>
            <w:tcBorders>
              <w:top w:val="single" w:sz="8" w:space="0" w:color="8064A2"/>
              <w:left w:val="single" w:sz="8" w:space="0" w:color="8064A2"/>
              <w:bottom w:val="single" w:sz="18" w:space="0" w:color="8064A2"/>
              <w:right w:val="single" w:sz="8" w:space="0" w:color="8064A2"/>
            </w:tcBorders>
            <w:shd w:val="clear" w:color="auto" w:fill="auto"/>
          </w:tcPr>
          <w:p w:rsidR="00225764" w:rsidRPr="006F1561" w:rsidRDefault="00225764" w:rsidP="00860FA6">
            <w:pPr>
              <w:jc w:val="left"/>
              <w:rPr>
                <w:b/>
                <w:bCs/>
                <w:i/>
                <w:szCs w:val="16"/>
              </w:rPr>
            </w:pPr>
            <w:r w:rsidRPr="006F1561">
              <w:rPr>
                <w:b/>
                <w:bCs/>
                <w:i/>
                <w:szCs w:val="16"/>
              </w:rPr>
              <w:t>S</w:t>
            </w:r>
            <w:r w:rsidRPr="006F1561">
              <w:rPr>
                <w:b/>
                <w:bCs/>
                <w:i/>
                <w:szCs w:val="16"/>
                <w:vertAlign w:val="subscript"/>
              </w:rPr>
              <w:t>3p</w:t>
            </w:r>
          </w:p>
        </w:tc>
        <w:tc>
          <w:tcPr>
            <w:tcW w:w="450" w:type="dxa"/>
            <w:tcBorders>
              <w:top w:val="single" w:sz="8" w:space="0" w:color="8064A2"/>
              <w:left w:val="single" w:sz="8" w:space="0" w:color="8064A2"/>
              <w:bottom w:val="single" w:sz="18" w:space="0" w:color="8064A2"/>
              <w:right w:val="single" w:sz="8" w:space="0" w:color="8064A2"/>
            </w:tcBorders>
            <w:shd w:val="clear" w:color="auto" w:fill="auto"/>
          </w:tcPr>
          <w:p w:rsidR="00225764" w:rsidRPr="006F1561" w:rsidRDefault="00225764" w:rsidP="00860FA6">
            <w:pPr>
              <w:jc w:val="left"/>
              <w:rPr>
                <w:b/>
                <w:bCs/>
                <w:i/>
                <w:szCs w:val="16"/>
              </w:rPr>
            </w:pPr>
            <w:r w:rsidRPr="006F1561">
              <w:rPr>
                <w:b/>
                <w:bCs/>
                <w:i/>
                <w:szCs w:val="16"/>
              </w:rPr>
              <w:t>S</w:t>
            </w:r>
            <w:r w:rsidRPr="006F1561">
              <w:rPr>
                <w:b/>
                <w:bCs/>
                <w:i/>
                <w:szCs w:val="16"/>
                <w:vertAlign w:val="subscript"/>
              </w:rPr>
              <w:t>3c</w:t>
            </w:r>
          </w:p>
        </w:tc>
        <w:tc>
          <w:tcPr>
            <w:tcW w:w="458" w:type="dxa"/>
            <w:tcBorders>
              <w:top w:val="single" w:sz="8" w:space="0" w:color="8064A2"/>
              <w:left w:val="single" w:sz="8" w:space="0" w:color="8064A2"/>
              <w:bottom w:val="single" w:sz="18" w:space="0" w:color="8064A2"/>
              <w:right w:val="single" w:sz="8" w:space="0" w:color="8064A2"/>
            </w:tcBorders>
            <w:shd w:val="clear" w:color="auto" w:fill="auto"/>
          </w:tcPr>
          <w:p w:rsidR="00225764" w:rsidRPr="006F1561" w:rsidRDefault="00225764" w:rsidP="00860FA6">
            <w:pPr>
              <w:jc w:val="left"/>
              <w:rPr>
                <w:b/>
                <w:bCs/>
                <w:i/>
                <w:szCs w:val="16"/>
              </w:rPr>
            </w:pPr>
            <w:r w:rsidRPr="006F1561">
              <w:rPr>
                <w:b/>
                <w:bCs/>
                <w:i/>
                <w:szCs w:val="16"/>
              </w:rPr>
              <w:t>S</w:t>
            </w:r>
            <w:r w:rsidRPr="006F1561">
              <w:rPr>
                <w:b/>
                <w:bCs/>
                <w:i/>
                <w:szCs w:val="16"/>
                <w:vertAlign w:val="subscript"/>
              </w:rPr>
              <w:t>4p</w:t>
            </w:r>
          </w:p>
        </w:tc>
        <w:tc>
          <w:tcPr>
            <w:tcW w:w="450" w:type="dxa"/>
            <w:tcBorders>
              <w:top w:val="single" w:sz="8" w:space="0" w:color="8064A2"/>
              <w:left w:val="single" w:sz="8" w:space="0" w:color="8064A2"/>
              <w:bottom w:val="single" w:sz="18" w:space="0" w:color="8064A2"/>
              <w:right w:val="single" w:sz="8" w:space="0" w:color="8064A2"/>
            </w:tcBorders>
            <w:shd w:val="clear" w:color="auto" w:fill="auto"/>
          </w:tcPr>
          <w:p w:rsidR="00225764" w:rsidRPr="006F1561" w:rsidRDefault="00225764" w:rsidP="00860FA6">
            <w:pPr>
              <w:jc w:val="left"/>
              <w:rPr>
                <w:b/>
                <w:bCs/>
                <w:i/>
                <w:szCs w:val="16"/>
              </w:rPr>
            </w:pPr>
            <w:r w:rsidRPr="006F1561">
              <w:rPr>
                <w:b/>
                <w:bCs/>
                <w:i/>
                <w:szCs w:val="16"/>
              </w:rPr>
              <w:t>S</w:t>
            </w:r>
            <w:r w:rsidRPr="006F1561">
              <w:rPr>
                <w:b/>
                <w:bCs/>
                <w:i/>
                <w:szCs w:val="16"/>
                <w:vertAlign w:val="subscript"/>
              </w:rPr>
              <w:t>4c</w:t>
            </w:r>
          </w:p>
        </w:tc>
        <w:tc>
          <w:tcPr>
            <w:tcW w:w="1138" w:type="dxa"/>
            <w:tcBorders>
              <w:top w:val="single" w:sz="8" w:space="0" w:color="8064A2"/>
              <w:left w:val="single" w:sz="8" w:space="0" w:color="8064A2"/>
              <w:bottom w:val="single" w:sz="18" w:space="0" w:color="8064A2"/>
              <w:right w:val="single" w:sz="8" w:space="0" w:color="8064A2"/>
            </w:tcBorders>
            <w:shd w:val="clear" w:color="auto" w:fill="auto"/>
          </w:tcPr>
          <w:p w:rsidR="00225764" w:rsidRPr="006F1561" w:rsidRDefault="00225764" w:rsidP="00860FA6">
            <w:pPr>
              <w:keepNext/>
              <w:jc w:val="right"/>
              <w:rPr>
                <w:b/>
                <w:bCs/>
                <w:i/>
                <w:szCs w:val="16"/>
              </w:rPr>
            </w:pPr>
            <w:proofErr w:type="spellStart"/>
            <w:r w:rsidRPr="006F1561">
              <w:rPr>
                <w:b/>
                <w:bCs/>
                <w:i/>
                <w:szCs w:val="16"/>
              </w:rPr>
              <w:t>I</w:t>
            </w:r>
            <w:r w:rsidRPr="006F1561">
              <w:rPr>
                <w:b/>
                <w:bCs/>
                <w:i/>
                <w:szCs w:val="16"/>
                <w:vertAlign w:val="subscript"/>
              </w:rPr>
              <w:t>ch</w:t>
            </w:r>
            <w:proofErr w:type="spellEnd"/>
          </w:p>
        </w:tc>
      </w:tr>
    </w:tbl>
    <w:p w:rsidR="00225764" w:rsidRPr="00980131" w:rsidRDefault="005E0FBA" w:rsidP="00857CB1">
      <w:pPr>
        <w:pStyle w:val="Caption"/>
      </w:pPr>
      <w:r>
        <w:t>Figure </w:t>
      </w:r>
      <w:r w:rsidR="00C15F39">
        <w:t>5</w:t>
      </w:r>
      <w:r w:rsidR="00225764" w:rsidRPr="00980131">
        <w:t>:  Structure of a training row. First 8 columns are inputs and 9</w:t>
      </w:r>
      <w:r w:rsidR="00225764" w:rsidRPr="00980131">
        <w:rPr>
          <w:vertAlign w:val="superscript"/>
        </w:rPr>
        <w:t>th</w:t>
      </w:r>
      <w:r w:rsidR="00225764" w:rsidRPr="00980131">
        <w:t xml:space="preserve"> column is output.</w:t>
      </w:r>
    </w:p>
    <w:p w:rsidR="00FD7054" w:rsidRDefault="00FD7054" w:rsidP="00FD7054">
      <w:r>
        <w:t xml:space="preserve">Here </w:t>
      </w:r>
      <w:r>
        <w:rPr>
          <w:i/>
        </w:rPr>
        <w:t>S</w:t>
      </w:r>
      <w:r w:rsidRPr="00EA7B89">
        <w:rPr>
          <w:i/>
          <w:vertAlign w:val="subscript"/>
        </w:rPr>
        <w:t>1p</w:t>
      </w:r>
      <w:r>
        <w:rPr>
          <w:i/>
        </w:rPr>
        <w:t>, S</w:t>
      </w:r>
      <w:r w:rsidRPr="00EA7B89">
        <w:rPr>
          <w:i/>
          <w:vertAlign w:val="subscript"/>
        </w:rPr>
        <w:t>2p</w:t>
      </w:r>
      <w:r>
        <w:rPr>
          <w:i/>
        </w:rPr>
        <w:t>, S</w:t>
      </w:r>
      <w:r w:rsidRPr="00EA7B89">
        <w:rPr>
          <w:i/>
          <w:vertAlign w:val="subscript"/>
        </w:rPr>
        <w:t>3p</w:t>
      </w:r>
      <w:r>
        <w:rPr>
          <w:i/>
        </w:rPr>
        <w:t>, and S</w:t>
      </w:r>
      <w:r w:rsidRPr="00EA7B89">
        <w:rPr>
          <w:i/>
          <w:vertAlign w:val="subscript"/>
        </w:rPr>
        <w:t>4p</w:t>
      </w:r>
      <w:r>
        <w:rPr>
          <w:i/>
        </w:rPr>
        <w:t xml:space="preserve"> </w:t>
      </w:r>
      <w:r>
        <w:t xml:space="preserve">are the RMS values of four sensors before the calibrator turns on the load. </w:t>
      </w:r>
      <w:r>
        <w:rPr>
          <w:i/>
        </w:rPr>
        <w:t>S</w:t>
      </w:r>
      <w:r w:rsidRPr="00EA7B89">
        <w:rPr>
          <w:i/>
          <w:vertAlign w:val="subscript"/>
        </w:rPr>
        <w:t>1c</w:t>
      </w:r>
      <w:r>
        <w:rPr>
          <w:i/>
        </w:rPr>
        <w:t>, S</w:t>
      </w:r>
      <w:r w:rsidRPr="00EA7B89">
        <w:rPr>
          <w:i/>
          <w:vertAlign w:val="subscript"/>
        </w:rPr>
        <w:t>2c</w:t>
      </w:r>
      <w:r>
        <w:rPr>
          <w:i/>
        </w:rPr>
        <w:t>, S</w:t>
      </w:r>
      <w:r w:rsidRPr="00EA7B89">
        <w:rPr>
          <w:i/>
          <w:vertAlign w:val="subscript"/>
        </w:rPr>
        <w:t>3c</w:t>
      </w:r>
      <w:r>
        <w:rPr>
          <w:i/>
        </w:rPr>
        <w:t>, and S</w:t>
      </w:r>
      <w:r w:rsidRPr="00EA7B89">
        <w:rPr>
          <w:i/>
          <w:vertAlign w:val="subscript"/>
        </w:rPr>
        <w:t>4c</w:t>
      </w:r>
      <w:r w:rsidR="000106FA">
        <w:t xml:space="preserve"> are</w:t>
      </w:r>
      <w:r>
        <w:t xml:space="preserve"> RMS values after the calibrator turns on the load. </w:t>
      </w:r>
      <w:proofErr w:type="spellStart"/>
      <w:r>
        <w:rPr>
          <w:i/>
        </w:rPr>
        <w:t>I</w:t>
      </w:r>
      <w:r w:rsidRPr="002F7A47">
        <w:rPr>
          <w:i/>
          <w:vertAlign w:val="subscript"/>
        </w:rPr>
        <w:t>ch</w:t>
      </w:r>
      <w:proofErr w:type="spellEnd"/>
      <w:r>
        <w:rPr>
          <w:i/>
          <w:vertAlign w:val="subscript"/>
        </w:rPr>
        <w:t xml:space="preserve"> </w:t>
      </w:r>
      <w:r>
        <w:t xml:space="preserve">is the amount of current the calibrator added to the </w:t>
      </w:r>
      <w:ins w:id="806" w:author="CSE" w:date="2014-03-19T00:43:00Z">
        <w:r w:rsidR="00675A89">
          <w:t>leg</w:t>
        </w:r>
      </w:ins>
      <w:del w:id="807" w:author="CSE" w:date="2014-03-19T00:43:00Z">
        <w:r w:rsidDel="00675A89">
          <w:delText>phase</w:delText>
        </w:r>
      </w:del>
      <w:r>
        <w:t xml:space="preserve"> where it is plugged-in. </w:t>
      </w:r>
      <w:r w:rsidR="00570ADA">
        <w:t>Note that as</w:t>
      </w:r>
      <w:ins w:id="808" w:author="CSE" w:date="2014-03-18T18:40:00Z">
        <w:r w:rsidR="00A17741">
          <w:t xml:space="preserve"> the relationship between</w:t>
        </w:r>
      </w:ins>
      <w:r w:rsidR="00570ADA">
        <w:t xml:space="preserve"> </w:t>
      </w:r>
      <w:ins w:id="809" w:author="CSE" w:date="2014-03-18T18:40:00Z">
        <w:r w:rsidR="00A17741">
          <w:t>magnetic flux change and electrical current ch</w:t>
        </w:r>
      </w:ins>
      <w:ins w:id="810" w:author="CSE" w:date="2014-03-18T18:41:00Z">
        <w:r w:rsidR="00A17741">
          <w:t>an</w:t>
        </w:r>
      </w:ins>
      <w:ins w:id="811" w:author="CSE" w:date="2014-03-18T18:40:00Z">
        <w:r w:rsidR="00A17741">
          <w:t>ge</w:t>
        </w:r>
      </w:ins>
      <w:del w:id="812" w:author="CSE" w:date="2014-03-18T18:40:00Z">
        <w:r w:rsidR="00570ADA" w:rsidDel="00A17741">
          <w:delText>current</w:delText>
        </w:r>
      </w:del>
      <w:ins w:id="813" w:author="CSE" w:date="2014-03-18T18:40:00Z">
        <w:r w:rsidR="00A17741">
          <w:t xml:space="preserve"> </w:t>
        </w:r>
      </w:ins>
      <w:del w:id="814" w:author="CSE" w:date="2014-03-18T18:40:00Z">
        <w:r w:rsidR="00570ADA" w:rsidDel="00A17741">
          <w:delText>-field</w:delText>
        </w:r>
      </w:del>
      <w:del w:id="815" w:author="CSE" w:date="2014-03-18T18:41:00Z">
        <w:r w:rsidR="00150C29" w:rsidDel="00A17741">
          <w:delText xml:space="preserve"> relation</w:delText>
        </w:r>
      </w:del>
      <w:r w:rsidR="00150C29">
        <w:t xml:space="preserve"> depen</w:t>
      </w:r>
      <w:r w:rsidR="00570ADA">
        <w:t xml:space="preserve">ds on the existing magnetic </w:t>
      </w:r>
      <w:ins w:id="816" w:author="CSE" w:date="2014-03-18T18:42:00Z">
        <w:r w:rsidR="00A17741">
          <w:t>flux</w:t>
        </w:r>
      </w:ins>
      <w:del w:id="817" w:author="CSE" w:date="2014-03-18T18:42:00Z">
        <w:r w:rsidR="00570ADA" w:rsidDel="00A17741">
          <w:delText>field</w:delText>
        </w:r>
      </w:del>
      <w:r w:rsidR="00150C29">
        <w:t xml:space="preserve"> present in the </w:t>
      </w:r>
      <w:del w:id="818" w:author="CSE" w:date="2014-03-18T18:48:00Z">
        <w:r w:rsidR="00150C29" w:rsidDel="005D1C35">
          <w:delText>panel,</w:delText>
        </w:r>
      </w:del>
      <w:ins w:id="819" w:author="CSE" w:date="2014-03-18T18:48:00Z">
        <w:r w:rsidR="005D1C35">
          <w:t>panel;</w:t>
        </w:r>
      </w:ins>
      <w:r w:rsidR="00150C29">
        <w:t xml:space="preserve"> we take </w:t>
      </w:r>
      <w:r w:rsidR="00E50C16">
        <w:t>both previous and curre</w:t>
      </w:r>
      <w:r w:rsidR="00570ADA">
        <w:t xml:space="preserve">nt magnetic </w:t>
      </w:r>
      <w:ins w:id="820" w:author="CSE" w:date="2014-03-18T18:42:00Z">
        <w:r w:rsidR="00A17741">
          <w:t>flux</w:t>
        </w:r>
      </w:ins>
      <w:del w:id="821" w:author="CSE" w:date="2014-03-18T18:42:00Z">
        <w:r w:rsidR="00570ADA" w:rsidDel="00A17741">
          <w:delText>field</w:delText>
        </w:r>
      </w:del>
      <w:r w:rsidR="00E50C16">
        <w:t xml:space="preserve"> as our features in</w:t>
      </w:r>
      <w:r w:rsidR="008C0C68">
        <w:t>stead of just taking the change</w:t>
      </w:r>
      <w:r w:rsidR="00570ADA">
        <w:t xml:space="preserve"> of f</w:t>
      </w:r>
      <w:ins w:id="822" w:author="CSE" w:date="2014-03-18T18:42:00Z">
        <w:r w:rsidR="00A17741">
          <w:t>lux</w:t>
        </w:r>
      </w:ins>
      <w:del w:id="823" w:author="CSE" w:date="2014-03-18T18:42:00Z">
        <w:r w:rsidR="00570ADA" w:rsidDel="00A17741">
          <w:delText>ield</w:delText>
        </w:r>
      </w:del>
      <w:r w:rsidR="001C19D6">
        <w:t>.</w:t>
      </w:r>
    </w:p>
    <w:p w:rsidR="00FD7054" w:rsidRDefault="00FD7054" w:rsidP="00FD7054">
      <w:r>
        <w:t>In our implementation, the calibrator turn</w:t>
      </w:r>
      <w:r w:rsidR="00DA6E9F">
        <w:t>s</w:t>
      </w:r>
      <w:r>
        <w:t xml:space="preserve"> on each load for five seconds. Therefore after five seconds when the calibrator turns o</w:t>
      </w:r>
      <w:r w:rsidR="00613F0C">
        <w:t>ff the load, the system captures a similar event and calculates</w:t>
      </w:r>
      <w:r>
        <w:t xml:space="preserve"> </w:t>
      </w:r>
      <w:r w:rsidR="00613F0C">
        <w:t xml:space="preserve">a </w:t>
      </w:r>
      <w:r>
        <w:t xml:space="preserve">similar training </w:t>
      </w:r>
      <w:del w:id="824" w:author="Sidhant Gupta" w:date="2014-03-18T23:41:00Z">
        <w:r w:rsidDel="00A10666">
          <w:delText xml:space="preserve">row </w:delText>
        </w:r>
      </w:del>
      <w:ins w:id="825" w:author="Sidhant Gupta" w:date="2014-03-18T23:41:00Z">
        <w:r w:rsidR="00A10666">
          <w:t xml:space="preserve">instance </w:t>
        </w:r>
      </w:ins>
      <w:r>
        <w:t>for the turn-off event. It must be noted that we never have access to the absolute value of</w:t>
      </w:r>
      <w:r w:rsidR="00613F0C">
        <w:t xml:space="preserve"> current going through each</w:t>
      </w:r>
      <w:r w:rsidR="00B31E02">
        <w:t xml:space="preserve"> </w:t>
      </w:r>
      <w:ins w:id="826" w:author="CSE" w:date="2014-03-19T00:41:00Z">
        <w:r w:rsidR="007058D8">
          <w:t>leg</w:t>
        </w:r>
      </w:ins>
      <w:del w:id="827" w:author="CSE" w:date="2014-03-19T00:41:00Z">
        <w:r w:rsidR="00B31E02" w:rsidDel="007058D8">
          <w:delText>phase</w:delText>
        </w:r>
      </w:del>
      <w:r>
        <w:t xml:space="preserve">. The only </w:t>
      </w:r>
      <w:ins w:id="828" w:author="Sidhant Gupta" w:date="2014-03-18T23:41:00Z">
        <w:r w:rsidR="00A10666">
          <w:t>a</w:t>
        </w:r>
      </w:ins>
      <w:ins w:id="829" w:author="CSE" w:date="2014-03-18T18:52:00Z">
        <w:r w:rsidR="005D1C35">
          <w:t xml:space="preserve"> </w:t>
        </w:r>
      </w:ins>
      <w:ins w:id="830" w:author="Sidhant Gupta" w:date="2014-03-18T23:41:00Z">
        <w:r w:rsidR="00A10666">
          <w:t xml:space="preserve">priori </w:t>
        </w:r>
      </w:ins>
      <w:r>
        <w:t xml:space="preserve">information </w:t>
      </w:r>
      <w:del w:id="831" w:author="Sidhant Gupta" w:date="2014-03-18T23:41:00Z">
        <w:r w:rsidDel="00A10666">
          <w:delText xml:space="preserve">we know </w:delText>
        </w:r>
      </w:del>
      <w:r>
        <w:t xml:space="preserve">is the amount of current change the calibrator </w:t>
      </w:r>
      <w:del w:id="832" w:author="Sidhant Gupta" w:date="2014-03-18T23:41:00Z">
        <w:r w:rsidDel="00A10666">
          <w:delText xml:space="preserve">brings </w:delText>
        </w:r>
      </w:del>
      <w:ins w:id="833" w:author="Sidhant Gupta" w:date="2014-03-18T23:41:00Z">
        <w:r w:rsidR="00A10666">
          <w:t xml:space="preserve">is intended to cause </w:t>
        </w:r>
      </w:ins>
      <w:r>
        <w:t xml:space="preserve">to the </w:t>
      </w:r>
      <w:ins w:id="834" w:author="CSE" w:date="2014-03-19T00:41:00Z">
        <w:r w:rsidR="007058D8">
          <w:t>leg.</w:t>
        </w:r>
      </w:ins>
      <w:del w:id="835" w:author="CSE" w:date="2014-03-19T00:41:00Z">
        <w:r w:rsidDel="007058D8">
          <w:delText>phase.</w:delText>
        </w:r>
      </w:del>
      <w:r>
        <w:t xml:space="preserve"> Consequently, our neural network will only be trained to predict the change in current value, not the absolute current value.</w:t>
      </w:r>
    </w:p>
    <w:p w:rsidR="00150C29" w:rsidRPr="00E76CE3" w:rsidRDefault="00FD7054" w:rsidP="00FD7054">
      <w:r>
        <w:t xml:space="preserve">However, our </w:t>
      </w:r>
      <w:del w:id="836" w:author="Sidhant Gupta" w:date="2014-03-18T01:48:00Z">
        <w:r w:rsidDel="00C87277">
          <w:delText xml:space="preserve">ultimate </w:delText>
        </w:r>
      </w:del>
      <w:r>
        <w:t>goal is to predict absolute current wave</w:t>
      </w:r>
      <w:ins w:id="837" w:author="CSE" w:date="2014-03-18T18:35:00Z">
        <w:r w:rsidR="00A17741">
          <w:t>form</w:t>
        </w:r>
      </w:ins>
      <w:r>
        <w:t xml:space="preserve"> going through each </w:t>
      </w:r>
      <w:ins w:id="838" w:author="CSE" w:date="2014-03-19T00:42:00Z">
        <w:r w:rsidR="007058D8">
          <w:t>leg</w:t>
        </w:r>
      </w:ins>
      <w:del w:id="839" w:author="CSE" w:date="2014-03-19T00:42:00Z">
        <w:r w:rsidDel="007058D8">
          <w:delText>phase</w:delText>
        </w:r>
      </w:del>
      <w:r>
        <w:t>. To ac</w:t>
      </w:r>
      <w:r w:rsidR="0028750D">
        <w:t>hieve this, we use a geometric translation</w:t>
      </w:r>
      <w:r>
        <w:t xml:space="preserve"> technique that </w:t>
      </w:r>
      <w:r w:rsidR="00E50C16">
        <w:t>leverages</w:t>
      </w:r>
      <w:r>
        <w:t xml:space="preserve"> the prediction model and natural electrical activities in a home to create a transfer function that converts sensor </w:t>
      </w:r>
      <w:r w:rsidRPr="00F125B3">
        <w:t>value</w:t>
      </w:r>
      <w:r w:rsidR="00A01FED" w:rsidRPr="00F125B3">
        <w:t>s</w:t>
      </w:r>
      <w:r w:rsidRPr="00F125B3">
        <w:t xml:space="preserve"> to current </w:t>
      </w:r>
      <w:del w:id="840" w:author="Sidhant Gupta" w:date="2014-03-18T23:42:00Z">
        <w:r w:rsidRPr="00A02BBE" w:rsidDel="002D77A4">
          <w:delText>wave</w:delText>
        </w:r>
      </w:del>
      <w:ins w:id="841" w:author="Sidhant Gupta" w:date="2014-03-18T23:42:00Z">
        <w:r w:rsidR="002D77A4" w:rsidRPr="00A02BBE">
          <w:t>waveform</w:t>
        </w:r>
      </w:ins>
      <w:r>
        <w:t xml:space="preserve">. Below is the description of our technique. For the sake of simplicity, we assume one magnetic sensor instead of four and one </w:t>
      </w:r>
      <w:ins w:id="842" w:author="CSE" w:date="2014-03-19T00:42:00Z">
        <w:r w:rsidR="007058D8">
          <w:t>leg</w:t>
        </w:r>
      </w:ins>
      <w:del w:id="843" w:author="CSE" w:date="2014-03-19T00:42:00Z">
        <w:r w:rsidDel="007058D8">
          <w:delText>phase</w:delText>
        </w:r>
      </w:del>
      <w:r>
        <w:t xml:space="preserve"> instead of two. </w:t>
      </w:r>
    </w:p>
    <w:p w:rsidR="00FD7054" w:rsidRDefault="00FD7054" w:rsidP="00FD7054">
      <w:pPr>
        <w:pStyle w:val="Heading3"/>
      </w:pPr>
      <w:r>
        <w:t xml:space="preserve">Creating </w:t>
      </w:r>
      <w:ins w:id="844" w:author="Shwetak Patel" w:date="2014-03-15T17:26:00Z">
        <w:r w:rsidR="00B721BD">
          <w:t xml:space="preserve">the </w:t>
        </w:r>
      </w:ins>
      <w:r>
        <w:t>transfer function</w:t>
      </w:r>
    </w:p>
    <w:p w:rsidR="00235744" w:rsidRDefault="00FD7054" w:rsidP="00FD7054">
      <w:pPr>
        <w:rPr>
          <w:ins w:id="845" w:author="CSE" w:date="2014-03-19T00:24:00Z"/>
        </w:rPr>
      </w:pPr>
      <w:r>
        <w:t>On</w:t>
      </w:r>
      <w:ins w:id="846" w:author="CSE" w:date="2014-03-18T19:30:00Z">
        <w:r w:rsidR="002C769C">
          <w:t>ce</w:t>
        </w:r>
      </w:ins>
      <w:ins w:id="847" w:author="CSE" w:date="2014-03-18T19:27:00Z">
        <w:r w:rsidR="002C769C">
          <w:t xml:space="preserve"> </w:t>
        </w:r>
      </w:ins>
      <w:ins w:id="848" w:author="CSE" w:date="2014-03-18T19:30:00Z">
        <w:r w:rsidR="002C769C">
          <w:t>the system starts</w:t>
        </w:r>
      </w:ins>
      <w:del w:id="849" w:author="CSE" w:date="2014-03-18T19:27:00Z">
        <w:r w:rsidDel="00504B1F">
          <w:delText xml:space="preserve">ce we install </w:delText>
        </w:r>
        <w:r w:rsidR="00C31805" w:rsidDel="00504B1F">
          <w:delText>the</w:delText>
        </w:r>
        <w:r w:rsidDel="00504B1F">
          <w:delText xml:space="preserve"> system in a home</w:delText>
        </w:r>
      </w:del>
      <w:r>
        <w:t xml:space="preserve">, the only information </w:t>
      </w:r>
      <w:ins w:id="850" w:author="CSE" w:date="2014-03-18T19:30:00Z">
        <w:r w:rsidR="002C769C">
          <w:t>it</w:t>
        </w:r>
      </w:ins>
      <w:del w:id="851" w:author="CSE" w:date="2014-03-18T19:27:00Z">
        <w:r w:rsidDel="00504B1F">
          <w:delText>it</w:delText>
        </w:r>
      </w:del>
      <w:r>
        <w:t xml:space="preserve"> knows </w:t>
      </w:r>
      <w:r w:rsidR="002A1B10">
        <w:t>is the current RMS magnetic field</w:t>
      </w:r>
      <w:r>
        <w:t xml:space="preserve"> of the sensor (</w:t>
      </w:r>
      <w:proofErr w:type="spellStart"/>
      <w:proofErr w:type="gramStart"/>
      <w:r>
        <w:rPr>
          <w:i/>
        </w:rPr>
        <w:t>S</w:t>
      </w:r>
      <w:r>
        <w:rPr>
          <w:i/>
          <w:vertAlign w:val="subscript"/>
        </w:rPr>
        <w:t>k</w:t>
      </w:r>
      <w:proofErr w:type="spellEnd"/>
      <w:proofErr w:type="gramEnd"/>
      <w:r>
        <w:t>). Initially the calibrator pulls a series of 100 W, 200 W, and 300 W load</w:t>
      </w:r>
      <w:ins w:id="852" w:author="CSE" w:date="2014-03-18T18:52:00Z">
        <w:r w:rsidR="005D1C35">
          <w:t>s</w:t>
        </w:r>
      </w:ins>
      <w:r>
        <w:t xml:space="preserve"> (3 times </w:t>
      </w:r>
      <w:r w:rsidR="002A1B10">
        <w:t>each) on top of th</w:t>
      </w:r>
      <w:ins w:id="853" w:author="CSE" w:date="2014-03-18T19:31:00Z">
        <w:r w:rsidR="002C769C">
          <w:t>is</w:t>
        </w:r>
      </w:ins>
      <w:del w:id="854" w:author="CSE" w:date="2014-03-18T19:31:00Z">
        <w:r w:rsidR="002A1B10" w:rsidDel="002C769C">
          <w:delText>e current</w:delText>
        </w:r>
      </w:del>
      <w:r w:rsidR="002A1B10">
        <w:t xml:space="preserve"> field. Hence the field</w:t>
      </w:r>
      <w:r>
        <w:t xml:space="preserve"> value changes and </w:t>
      </w:r>
      <w:ins w:id="855" w:author="CSE" w:date="2014-03-18T19:24:00Z">
        <w:r w:rsidR="00504B1F">
          <w:t>the</w:t>
        </w:r>
      </w:ins>
      <w:del w:id="856" w:author="CSE" w:date="2014-03-18T19:24:00Z">
        <w:r w:rsidDel="00504B1F">
          <w:delText>our</w:delText>
        </w:r>
      </w:del>
      <w:r>
        <w:t xml:space="preserve"> system keeps track of the maximum value of the sensor (</w:t>
      </w:r>
      <w:r>
        <w:rPr>
          <w:i/>
        </w:rPr>
        <w:t>S</w:t>
      </w:r>
      <w:r>
        <w:rPr>
          <w:i/>
          <w:vertAlign w:val="subscript"/>
        </w:rPr>
        <w:t>k</w:t>
      </w:r>
      <w:r w:rsidRPr="002F7A47">
        <w:rPr>
          <w:i/>
          <w:vertAlign w:val="subscript"/>
        </w:rPr>
        <w:t>+1</w:t>
      </w:r>
      <w:r>
        <w:t xml:space="preserve">).  Now from </w:t>
      </w:r>
      <w:proofErr w:type="spellStart"/>
      <w:r>
        <w:rPr>
          <w:i/>
        </w:rPr>
        <w:t>S</w:t>
      </w:r>
      <w:r>
        <w:rPr>
          <w:i/>
          <w:vertAlign w:val="subscript"/>
        </w:rPr>
        <w:t>k</w:t>
      </w:r>
      <w:proofErr w:type="spellEnd"/>
      <w:r>
        <w:t xml:space="preserve"> to </w:t>
      </w:r>
      <w:r>
        <w:rPr>
          <w:i/>
        </w:rPr>
        <w:t>S</w:t>
      </w:r>
      <w:r>
        <w:rPr>
          <w:i/>
          <w:vertAlign w:val="subscript"/>
        </w:rPr>
        <w:t>k</w:t>
      </w:r>
      <w:r w:rsidRPr="002F7A47">
        <w:rPr>
          <w:i/>
          <w:vertAlign w:val="subscript"/>
        </w:rPr>
        <w:t>+1</w:t>
      </w:r>
      <w:r>
        <w:t xml:space="preserve">, </w:t>
      </w:r>
      <w:ins w:id="857" w:author="CSE" w:date="2014-03-18T19:28:00Z">
        <w:r w:rsidR="002C769C">
          <w:t>it has</w:t>
        </w:r>
      </w:ins>
      <w:del w:id="858" w:author="CSE" w:date="2014-03-18T19:28:00Z">
        <w:r w:rsidDel="002C769C">
          <w:delText>we have</w:delText>
        </w:r>
      </w:del>
      <w:r>
        <w:t xml:space="preserve"> 9 calibration events</w:t>
      </w:r>
      <w:ins w:id="859" w:author="CSE" w:date="2014-03-18T19:29:00Z">
        <w:r w:rsidR="002C769C">
          <w:t>.</w:t>
        </w:r>
      </w:ins>
      <w:ins w:id="860" w:author="CSE" w:date="2014-03-18T19:28:00Z">
        <w:r w:rsidR="002C769C">
          <w:t xml:space="preserve"> </w:t>
        </w:r>
      </w:ins>
      <w:del w:id="861" w:author="CSE" w:date="2014-03-18T19:28:00Z">
        <w:r w:rsidDel="002C769C">
          <w:delText xml:space="preserve">. </w:delText>
        </w:r>
      </w:del>
      <w:r>
        <w:t>For each event</w:t>
      </w:r>
      <w:ins w:id="862" w:author="CSE" w:date="2014-03-18T19:29:00Z">
        <w:r w:rsidR="002C769C">
          <w:t>,</w:t>
        </w:r>
      </w:ins>
      <w:r>
        <w:t xml:space="preserve"> </w:t>
      </w:r>
      <w:ins w:id="863" w:author="CSE" w:date="2014-03-18T19:29:00Z">
        <w:r w:rsidR="002C769C">
          <w:t>there are</w:t>
        </w:r>
      </w:ins>
      <w:del w:id="864" w:author="CSE" w:date="2014-03-18T19:29:00Z">
        <w:r w:rsidDel="002C769C">
          <w:delText>we have</w:delText>
        </w:r>
      </w:del>
      <w:r>
        <w:t xml:space="preserve"> 2 training </w:t>
      </w:r>
      <w:del w:id="865" w:author="Sidhant Gupta" w:date="2014-03-18T23:43:00Z">
        <w:r w:rsidDel="00FA4E42">
          <w:delText xml:space="preserve">rows </w:delText>
        </w:r>
      </w:del>
      <w:ins w:id="866" w:author="Sidhant Gupta" w:date="2014-03-18T23:43:00Z">
        <w:r w:rsidR="00FA4E42">
          <w:t xml:space="preserve">instances </w:t>
        </w:r>
      </w:ins>
      <w:r>
        <w:t xml:space="preserve">(one for on event and one for off event) as mentioned before. Therefore </w:t>
      </w:r>
      <w:ins w:id="867" w:author="CSE" w:date="2014-03-18T19:29:00Z">
        <w:r w:rsidR="002C769C">
          <w:t>it</w:t>
        </w:r>
      </w:ins>
      <w:del w:id="868" w:author="CSE" w:date="2014-03-18T19:29:00Z">
        <w:r w:rsidDel="002C769C">
          <w:delText>we</w:delText>
        </w:r>
      </w:del>
      <w:r>
        <w:t xml:space="preserve"> </w:t>
      </w:r>
      <w:del w:id="869" w:author="Sidhant Gupta" w:date="2014-03-18T23:45:00Z">
        <w:r w:rsidDel="00981D95">
          <w:delText xml:space="preserve">have </w:delText>
        </w:r>
      </w:del>
      <w:ins w:id="870" w:author="Sidhant Gupta" w:date="2014-03-18T23:45:00Z">
        <w:r w:rsidR="00981D95">
          <w:t>gather</w:t>
        </w:r>
      </w:ins>
      <w:ins w:id="871" w:author="CSE" w:date="2014-03-18T19:29:00Z">
        <w:r w:rsidR="002C769C">
          <w:t>s</w:t>
        </w:r>
      </w:ins>
      <w:ins w:id="872" w:author="Sidhant Gupta" w:date="2014-03-18T23:45:00Z">
        <w:r w:rsidR="00981D95">
          <w:t xml:space="preserve"> </w:t>
        </w:r>
      </w:ins>
      <w:r>
        <w:t xml:space="preserve">18 training </w:t>
      </w:r>
      <w:del w:id="873" w:author="Sidhant Gupta" w:date="2014-03-18T23:43:00Z">
        <w:r w:rsidDel="00F92DB0">
          <w:delText xml:space="preserve">rows </w:delText>
        </w:r>
      </w:del>
      <w:ins w:id="874" w:author="Sidhant Gupta" w:date="2014-03-18T23:43:00Z">
        <w:r w:rsidR="00F92DB0">
          <w:t xml:space="preserve">instances </w:t>
        </w:r>
      </w:ins>
      <w:r>
        <w:t xml:space="preserve">from sensor value of </w:t>
      </w:r>
      <w:proofErr w:type="spellStart"/>
      <w:r>
        <w:rPr>
          <w:i/>
        </w:rPr>
        <w:t>S</w:t>
      </w:r>
      <w:r>
        <w:rPr>
          <w:i/>
          <w:vertAlign w:val="subscript"/>
        </w:rPr>
        <w:t>k</w:t>
      </w:r>
      <w:proofErr w:type="spellEnd"/>
      <w:r>
        <w:t xml:space="preserve"> to </w:t>
      </w:r>
      <w:r>
        <w:rPr>
          <w:i/>
        </w:rPr>
        <w:t>S</w:t>
      </w:r>
      <w:r>
        <w:rPr>
          <w:i/>
          <w:vertAlign w:val="subscript"/>
        </w:rPr>
        <w:t>k</w:t>
      </w:r>
      <w:r w:rsidRPr="002F7A47">
        <w:rPr>
          <w:i/>
          <w:vertAlign w:val="subscript"/>
        </w:rPr>
        <w:t>+1</w:t>
      </w:r>
      <w:ins w:id="875" w:author="CSE" w:date="2014-03-18T19:29:00Z">
        <w:r w:rsidR="002C769C">
          <w:t xml:space="preserve"> and</w:t>
        </w:r>
      </w:ins>
      <w:del w:id="876" w:author="CSE" w:date="2014-03-18T19:29:00Z">
        <w:r w:rsidDel="002C769C">
          <w:rPr>
            <w:i/>
            <w:vertAlign w:val="subscript"/>
          </w:rPr>
          <w:delText xml:space="preserve">. </w:delText>
        </w:r>
        <w:r w:rsidDel="002C769C">
          <w:delText>We</w:delText>
        </w:r>
      </w:del>
      <w:r>
        <w:t xml:space="preserve"> </w:t>
      </w:r>
      <w:ins w:id="877" w:author="Sidhant Gupta" w:date="2014-03-18T23:45:00Z">
        <w:r w:rsidR="00C97AD1">
          <w:t>use</w:t>
        </w:r>
      </w:ins>
      <w:ins w:id="878" w:author="CSE" w:date="2014-03-18T19:32:00Z">
        <w:r w:rsidR="002C769C">
          <w:t>s</w:t>
        </w:r>
      </w:ins>
      <w:ins w:id="879" w:author="Sidhant Gupta" w:date="2014-03-18T23:45:00Z">
        <w:r w:rsidR="00C97AD1">
          <w:t xml:space="preserve"> these instances to train</w:t>
        </w:r>
      </w:ins>
      <w:del w:id="880" w:author="Sidhant Gupta" w:date="2014-03-18T23:45:00Z">
        <w:r w:rsidDel="00C97AD1">
          <w:delText>feed all</w:delText>
        </w:r>
      </w:del>
      <w:r>
        <w:t xml:space="preserve"> </w:t>
      </w:r>
      <w:del w:id="881" w:author="Sidhant Gupta" w:date="2014-03-18T23:44:00Z">
        <w:r w:rsidDel="00D3051F">
          <w:delText xml:space="preserve">these </w:delText>
        </w:r>
      </w:del>
      <w:del w:id="882" w:author="Sidhant Gupta" w:date="2014-03-18T23:46:00Z">
        <w:r w:rsidDel="00C97AD1">
          <w:delText xml:space="preserve">training data into </w:delText>
        </w:r>
      </w:del>
      <w:r>
        <w:t>the neural networ</w:t>
      </w:r>
      <w:ins w:id="883" w:author="CSE" w:date="2014-03-18T18:53:00Z">
        <w:r w:rsidR="005D1C35">
          <w:t>k</w:t>
        </w:r>
      </w:ins>
      <w:del w:id="884" w:author="CSE" w:date="2014-03-18T18:53:00Z">
        <w:r w:rsidDel="005D1C35">
          <w:delText xml:space="preserve">k </w:delText>
        </w:r>
      </w:del>
      <w:ins w:id="885" w:author="CSE" w:date="2014-03-18T19:09:00Z">
        <w:r w:rsidR="004F1088">
          <w:t xml:space="preserve"> model</w:t>
        </w:r>
      </w:ins>
      <w:del w:id="886" w:author="CSE" w:date="2014-03-18T18:53:00Z">
        <w:r w:rsidDel="005D1C35">
          <w:delText>model</w:delText>
        </w:r>
      </w:del>
      <w:r>
        <w:t xml:space="preserve"> described earlier</w:t>
      </w:r>
      <w:ins w:id="887" w:author="CSE" w:date="2014-03-18T19:10:00Z">
        <w:r w:rsidR="004F1088">
          <w:t>.</w:t>
        </w:r>
      </w:ins>
      <w:del w:id="888" w:author="Sidhant Gupta" w:date="2014-03-18T23:46:00Z">
        <w:r w:rsidDel="00C97AD1">
          <w:delText xml:space="preserve"> </w:delText>
        </w:r>
      </w:del>
      <w:ins w:id="889" w:author="Sidhant Gupta" w:date="2014-03-18T23:46:00Z">
        <w:del w:id="890" w:author="CSE" w:date="2014-03-18T18:53:00Z">
          <w:r w:rsidR="00C97AD1" w:rsidDel="005D1C35">
            <w:delText>.</w:delText>
          </w:r>
        </w:del>
      </w:ins>
      <w:del w:id="891" w:author="Sidhant Gupta" w:date="2014-03-18T23:46:00Z">
        <w:r w:rsidDel="00C97AD1">
          <w:delText xml:space="preserve">and </w:delText>
        </w:r>
        <w:r w:rsidR="008159EC" w:rsidDel="00C97AD1">
          <w:delText>it predicts a function</w:delText>
        </w:r>
      </w:del>
      <w:del w:id="892" w:author="CSE" w:date="2014-03-18T19:10:00Z">
        <w:r w:rsidR="008159EC" w:rsidDel="004F1088">
          <w:delText>.</w:delText>
        </w:r>
      </w:del>
      <w:r w:rsidR="008159EC">
        <w:t xml:space="preserve"> </w:t>
      </w:r>
    </w:p>
    <w:p w:rsidR="00A01FED" w:rsidRDefault="00235744" w:rsidP="00FD7054">
      <w:ins w:id="893" w:author="CSE" w:date="2014-03-19T00:24:00Z">
        <w:r>
          <w:t>This results in a function (</w:t>
        </w:r>
        <w:proofErr w:type="spellStart"/>
        <w:r w:rsidRPr="002F7A47">
          <w:rPr>
            <w:i/>
          </w:rPr>
          <w:t>F</w:t>
        </w:r>
        <w:r w:rsidRPr="002F7A47">
          <w:rPr>
            <w:i/>
            <w:vertAlign w:val="subscript"/>
          </w:rPr>
          <w:t>k</w:t>
        </w:r>
        <w:proofErr w:type="spellEnd"/>
        <w:r>
          <w:t xml:space="preserve">) that can convert magnetic field change value from </w:t>
        </w:r>
        <w:proofErr w:type="spellStart"/>
        <w:r w:rsidRPr="002F7A47">
          <w:rPr>
            <w:i/>
          </w:rPr>
          <w:t>S</w:t>
        </w:r>
        <w:r>
          <w:rPr>
            <w:i/>
            <w:vertAlign w:val="subscript"/>
          </w:rPr>
          <w:t>k</w:t>
        </w:r>
        <w:proofErr w:type="spellEnd"/>
        <w:r>
          <w:t xml:space="preserve"> to S</w:t>
        </w:r>
        <w:r>
          <w:rPr>
            <w:i/>
            <w:vertAlign w:val="subscript"/>
          </w:rPr>
          <w:t>k</w:t>
        </w:r>
        <w:r w:rsidRPr="002F7A47">
          <w:rPr>
            <w:i/>
            <w:vertAlign w:val="subscript"/>
          </w:rPr>
          <w:t>+1</w:t>
        </w:r>
        <w:r>
          <w:t xml:space="preserve"> to current change value </w:t>
        </w:r>
        <w:proofErr w:type="spellStart"/>
        <w:r w:rsidRPr="00406784">
          <w:rPr>
            <w:i/>
          </w:rPr>
          <w:t>I</w:t>
        </w:r>
        <w:r w:rsidRPr="00406784">
          <w:rPr>
            <w:i/>
            <w:vertAlign w:val="subscript"/>
          </w:rPr>
          <w:t>ch</w:t>
        </w:r>
        <w:proofErr w:type="spellEnd"/>
        <w:r>
          <w:rPr>
            <w:i/>
          </w:rPr>
          <w:softHyphen/>
        </w:r>
        <w:r>
          <w:t xml:space="preserve"> (see Figure 6(a)). The goal is to find a function </w:t>
        </w:r>
        <w:r w:rsidRPr="002F7A47">
          <w:rPr>
            <w:i/>
          </w:rPr>
          <w:t>F</w:t>
        </w:r>
        <w:r>
          <w:t xml:space="preserve"> that can convert any magnetic field value </w:t>
        </w:r>
        <w:r w:rsidRPr="002F7A47">
          <w:rPr>
            <w:i/>
          </w:rPr>
          <w:t>S</w:t>
        </w:r>
        <w:r>
          <w:t xml:space="preserve"> to absolute current value </w:t>
        </w:r>
        <w:r w:rsidRPr="002F7A47">
          <w:rPr>
            <w:i/>
          </w:rPr>
          <w:t>I</w:t>
        </w:r>
        <w:r>
          <w:rPr>
            <w:i/>
          </w:rPr>
          <w:t>.</w:t>
        </w:r>
        <w:r>
          <w:t xml:space="preserve"> Therefore the function </w:t>
        </w:r>
        <w:proofErr w:type="spellStart"/>
        <w:r w:rsidRPr="00406784">
          <w:rPr>
            <w:i/>
          </w:rPr>
          <w:t>F</w:t>
        </w:r>
        <w:r w:rsidRPr="00406784">
          <w:rPr>
            <w:i/>
            <w:vertAlign w:val="subscript"/>
          </w:rPr>
          <w:t>k</w:t>
        </w:r>
        <w:proofErr w:type="spellEnd"/>
        <w:r>
          <w:t xml:space="preserve"> is placed into appropriate position of </w:t>
        </w:r>
        <w:r w:rsidRPr="00406784">
          <w:rPr>
            <w:i/>
          </w:rPr>
          <w:t>F</w:t>
        </w:r>
        <w:r>
          <w:t xml:space="preserve">. As already mentioned, the system never knows the absolute value of </w:t>
        </w:r>
        <w:r w:rsidRPr="00406784">
          <w:rPr>
            <w:i/>
          </w:rPr>
          <w:t>I</w:t>
        </w:r>
        <w:r>
          <w:t xml:space="preserve">, thus, a random y-axis value </w:t>
        </w:r>
        <w:r w:rsidRPr="00406784">
          <w:rPr>
            <w:i/>
          </w:rPr>
          <w:lastRenderedPageBreak/>
          <w:t>R</w:t>
        </w:r>
        <w:r>
          <w:t xml:space="preserve"> is assumed and the function is placed on (</w:t>
        </w:r>
        <w:proofErr w:type="spellStart"/>
        <w:r w:rsidRPr="00406784">
          <w:rPr>
            <w:i/>
          </w:rPr>
          <w:t>S</w:t>
        </w:r>
        <w:r w:rsidRPr="00406784">
          <w:rPr>
            <w:i/>
            <w:vertAlign w:val="subscript"/>
          </w:rPr>
          <w:t>k</w:t>
        </w:r>
        <w:proofErr w:type="spellEnd"/>
        <w:r w:rsidRPr="00406784">
          <w:rPr>
            <w:i/>
          </w:rPr>
          <w:t>, R</w:t>
        </w:r>
        <w:r>
          <w:t>) position. Figure 6(b) shows an illustration of this approach.</w:t>
        </w:r>
      </w:ins>
      <w:del w:id="894" w:author="CSE" w:date="2014-03-18T19:13:00Z">
        <w:r w:rsidR="008159EC" w:rsidDel="004F1088">
          <w:delText>Figure 7</w:delText>
        </w:r>
        <w:r w:rsidR="00FD7054" w:rsidDel="004F1088">
          <w:delText>(a)</w:delText>
        </w:r>
        <w:r w:rsidR="00A01FED" w:rsidDel="004F1088">
          <w:delText xml:space="preserve"> shows the plot of an example function.</w:delText>
        </w:r>
      </w:del>
    </w:p>
    <w:p w:rsidR="00070CE9" w:rsidRPr="002F7A47" w:rsidRDefault="00A01FED" w:rsidP="00FD7054">
      <w:r>
        <w:t xml:space="preserve">  </w:t>
      </w:r>
      <w:r w:rsidR="00FF499E">
        <w:rPr>
          <w:noProof/>
        </w:rPr>
        <w:drawing>
          <wp:inline distT="0" distB="0" distL="0" distR="0" wp14:anchorId="7FA5101F" wp14:editId="7A6862CE">
            <wp:extent cx="2885885" cy="1755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_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85885" cy="1755140"/>
                    </a:xfrm>
                    <a:prstGeom prst="rect">
                      <a:avLst/>
                    </a:prstGeom>
                    <a:noFill/>
                    <a:ln>
                      <a:noFill/>
                    </a:ln>
                  </pic:spPr>
                </pic:pic>
              </a:graphicData>
            </a:graphic>
          </wp:inline>
        </w:drawing>
      </w:r>
    </w:p>
    <w:p w:rsidR="00070CE9" w:rsidRPr="00980131" w:rsidDel="00235744" w:rsidRDefault="00C15F39" w:rsidP="00857CB1">
      <w:pPr>
        <w:pStyle w:val="Caption"/>
        <w:rPr>
          <w:del w:id="895" w:author="CSE" w:date="2014-03-19T00:24:00Z"/>
        </w:rPr>
      </w:pPr>
      <w:r>
        <w:t>Figure 6</w:t>
      </w:r>
      <w:r w:rsidR="00070CE9" w:rsidRPr="00980131">
        <w:t>:  (a) Predicted function from a small range of sensor values (</w:t>
      </w:r>
      <w:proofErr w:type="spellStart"/>
      <w:r w:rsidR="00070CE9" w:rsidRPr="00980131">
        <w:t>S</w:t>
      </w:r>
      <w:r w:rsidR="00070CE9" w:rsidRPr="00980131">
        <w:rPr>
          <w:vertAlign w:val="subscript"/>
        </w:rPr>
        <w:t>k</w:t>
      </w:r>
      <w:proofErr w:type="spellEnd"/>
      <w:r w:rsidR="00070CE9" w:rsidRPr="00980131">
        <w:t xml:space="preserve"> – S</w:t>
      </w:r>
      <w:r w:rsidR="00070CE9" w:rsidRPr="00980131">
        <w:rPr>
          <w:vertAlign w:val="subscript"/>
        </w:rPr>
        <w:t>k+1</w:t>
      </w:r>
      <w:r w:rsidR="00070CE9" w:rsidRPr="00980131">
        <w:t>). (b) Placing the function in appropriate position.</w:t>
      </w:r>
    </w:p>
    <w:p w:rsidR="008F08EB" w:rsidRDefault="00FD7054">
      <w:pPr>
        <w:pStyle w:val="Caption"/>
        <w:pPrChange w:id="896" w:author="CSE" w:date="2014-03-19T00:24:00Z">
          <w:pPr/>
        </w:pPrChange>
      </w:pPr>
      <w:del w:id="897" w:author="Sidhant Gupta" w:date="2014-03-18T23:46:00Z">
        <w:r w:rsidDel="00735552">
          <w:delText>Now we have</w:delText>
        </w:r>
      </w:del>
      <w:ins w:id="898" w:author="Sidhant Gupta" w:date="2014-03-18T23:46:00Z">
        <w:del w:id="899" w:author="CSE" w:date="2014-03-19T00:24:00Z">
          <w:r w:rsidR="00735552" w:rsidDel="00235744">
            <w:delText>This results in</w:delText>
          </w:r>
        </w:del>
      </w:ins>
      <w:del w:id="900" w:author="CSE" w:date="2014-03-19T00:24:00Z">
        <w:r w:rsidDel="00235744">
          <w:delText xml:space="preserve"> a function (</w:delText>
        </w:r>
        <w:r w:rsidRPr="002F7A47" w:rsidDel="00235744">
          <w:rPr>
            <w:i/>
          </w:rPr>
          <w:delText>F</w:delText>
        </w:r>
        <w:r w:rsidRPr="002F7A47" w:rsidDel="00235744">
          <w:rPr>
            <w:i/>
            <w:vertAlign w:val="subscript"/>
          </w:rPr>
          <w:delText>k</w:delText>
        </w:r>
        <w:r w:rsidR="002A1B10" w:rsidDel="00235744">
          <w:delText>) that can convert magnetic field</w:delText>
        </w:r>
        <w:r w:rsidDel="00235744">
          <w:delText xml:space="preserve"> change value from </w:delText>
        </w:r>
        <w:r w:rsidRPr="002F7A47" w:rsidDel="00235744">
          <w:rPr>
            <w:i/>
          </w:rPr>
          <w:delText>S</w:delText>
        </w:r>
        <w:r w:rsidDel="00235744">
          <w:rPr>
            <w:i/>
            <w:vertAlign w:val="subscript"/>
          </w:rPr>
          <w:delText>k</w:delText>
        </w:r>
        <w:r w:rsidDel="00235744">
          <w:delText xml:space="preserve"> to S</w:delText>
        </w:r>
        <w:r w:rsidDel="00235744">
          <w:rPr>
            <w:i/>
            <w:vertAlign w:val="subscript"/>
          </w:rPr>
          <w:delText>k</w:delText>
        </w:r>
        <w:r w:rsidRPr="002F7A47" w:rsidDel="00235744">
          <w:rPr>
            <w:i/>
            <w:vertAlign w:val="subscript"/>
          </w:rPr>
          <w:delText>+1</w:delText>
        </w:r>
        <w:r w:rsidDel="00235744">
          <w:delText xml:space="preserve"> to current change value </w:delText>
        </w:r>
        <w:r w:rsidRPr="00406784" w:rsidDel="00235744">
          <w:rPr>
            <w:i/>
          </w:rPr>
          <w:delText>I</w:delText>
        </w:r>
        <w:r w:rsidRPr="00406784" w:rsidDel="00235744">
          <w:rPr>
            <w:i/>
            <w:vertAlign w:val="subscript"/>
          </w:rPr>
          <w:delText>ch</w:delText>
        </w:r>
        <w:r w:rsidR="005E0FBA" w:rsidDel="00235744">
          <w:delText> 6</w:delText>
        </w:r>
        <w:r w:rsidDel="00235744">
          <w:delText xml:space="preserve">. </w:delText>
        </w:r>
      </w:del>
      <w:del w:id="901" w:author="CSE" w:date="2014-03-18T19:33:00Z">
        <w:r w:rsidDel="002C769C">
          <w:delText>Our</w:delText>
        </w:r>
      </w:del>
      <w:del w:id="902" w:author="CSE" w:date="2014-03-19T00:24:00Z">
        <w:r w:rsidDel="00235744">
          <w:delText xml:space="preserve"> goal is to find a function </w:delText>
        </w:r>
        <w:r w:rsidRPr="002F7A47" w:rsidDel="00235744">
          <w:rPr>
            <w:i/>
          </w:rPr>
          <w:delText>F</w:delText>
        </w:r>
        <w:r w:rsidDel="00235744">
          <w:delText xml:space="preserve"> th</w:delText>
        </w:r>
        <w:r w:rsidR="002A1B10" w:rsidDel="00235744">
          <w:delText>at can convert any magnetic field</w:delText>
        </w:r>
        <w:r w:rsidDel="00235744">
          <w:delText xml:space="preserve"> value </w:delText>
        </w:r>
        <w:r w:rsidRPr="002F7A47" w:rsidDel="00235744">
          <w:rPr>
            <w:i/>
          </w:rPr>
          <w:delText>S</w:delText>
        </w:r>
        <w:r w:rsidDel="00235744">
          <w:delText xml:space="preserve"> to absolute current value </w:delText>
        </w:r>
        <w:r w:rsidRPr="002F7A47" w:rsidDel="00235744">
          <w:rPr>
            <w:i/>
          </w:rPr>
          <w:delText>I</w:delText>
        </w:r>
        <w:r w:rsidDel="00235744">
          <w:rPr>
            <w:i/>
          </w:rPr>
          <w:delText>.</w:delText>
        </w:r>
        <w:r w:rsidDel="00235744">
          <w:delText xml:space="preserve"> Therefore</w:delText>
        </w:r>
      </w:del>
      <w:del w:id="903" w:author="CSE" w:date="2014-03-18T19:34:00Z">
        <w:r w:rsidDel="002C769C">
          <w:delText xml:space="preserve"> we place</w:delText>
        </w:r>
      </w:del>
      <w:del w:id="904" w:author="CSE" w:date="2014-03-19T00:24:00Z">
        <w:r w:rsidDel="00235744">
          <w:delText xml:space="preserve"> the function </w:delText>
        </w:r>
        <w:r w:rsidRPr="00406784" w:rsidDel="00235744">
          <w:rPr>
            <w:i/>
          </w:rPr>
          <w:delText>F</w:delText>
        </w:r>
        <w:r w:rsidRPr="00406784" w:rsidDel="00235744">
          <w:rPr>
            <w:i/>
            <w:vertAlign w:val="subscript"/>
          </w:rPr>
          <w:delText>k</w:delText>
        </w:r>
        <w:r w:rsidDel="00235744">
          <w:delText xml:space="preserve"> to appropriate position of </w:delText>
        </w:r>
        <w:r w:rsidRPr="00406784" w:rsidDel="00235744">
          <w:rPr>
            <w:i/>
          </w:rPr>
          <w:delText>F</w:delText>
        </w:r>
        <w:r w:rsidDel="00235744">
          <w:delText>. As</w:delText>
        </w:r>
      </w:del>
      <w:del w:id="905" w:author="CSE" w:date="2014-03-18T19:35:00Z">
        <w:r w:rsidDel="002C769C">
          <w:delText xml:space="preserve"> we</w:delText>
        </w:r>
      </w:del>
      <w:del w:id="906" w:author="CSE" w:date="2014-03-19T00:24:00Z">
        <w:r w:rsidDel="00235744">
          <w:delText xml:space="preserve"> already mentioned, </w:delText>
        </w:r>
      </w:del>
      <w:del w:id="907" w:author="CSE" w:date="2014-03-18T19:35:00Z">
        <w:r w:rsidDel="002C769C">
          <w:delText>we</w:delText>
        </w:r>
      </w:del>
      <w:del w:id="908" w:author="CSE" w:date="2014-03-19T00:24:00Z">
        <w:r w:rsidDel="00235744">
          <w:delText xml:space="preserve"> never know the absolute value of </w:delText>
        </w:r>
        <w:r w:rsidRPr="00406784" w:rsidDel="00235744">
          <w:rPr>
            <w:i/>
          </w:rPr>
          <w:delText>I</w:delText>
        </w:r>
      </w:del>
      <w:ins w:id="909" w:author="Sidhant Gupta" w:date="2014-03-18T23:47:00Z">
        <w:del w:id="910" w:author="CSE" w:date="2014-03-19T00:24:00Z">
          <w:r w:rsidR="00304B9A" w:rsidDel="00235744">
            <w:delText>, thus,</w:delText>
          </w:r>
        </w:del>
      </w:ins>
      <w:del w:id="911" w:author="CSE" w:date="2014-03-19T00:24:00Z">
        <w:r w:rsidDel="00235744">
          <w:rPr>
            <w:i/>
          </w:rPr>
          <w:delText xml:space="preserve">. </w:delText>
        </w:r>
        <w:r w:rsidDel="00235744">
          <w:delText xml:space="preserve">So </w:delText>
        </w:r>
      </w:del>
      <w:del w:id="912" w:author="CSE" w:date="2014-03-18T19:35:00Z">
        <w:r w:rsidDel="002C769C">
          <w:delText>we</w:delText>
        </w:r>
      </w:del>
      <w:del w:id="913" w:author="CSE" w:date="2014-03-19T00:24:00Z">
        <w:r w:rsidDel="00235744">
          <w:delText xml:space="preserve"> just random</w:delText>
        </w:r>
      </w:del>
      <w:del w:id="914" w:author="CSE" w:date="2014-03-18T19:35:00Z">
        <w:r w:rsidDel="002C769C">
          <w:delText>ly assume a</w:delText>
        </w:r>
      </w:del>
      <w:del w:id="915" w:author="CSE" w:date="2014-03-19T00:24:00Z">
        <w:r w:rsidDel="00235744">
          <w:delText xml:space="preserve"> y-axis value </w:delText>
        </w:r>
        <w:r w:rsidRPr="00406784" w:rsidDel="00235744">
          <w:rPr>
            <w:i/>
          </w:rPr>
          <w:delText>R</w:delText>
        </w:r>
        <w:r w:rsidDel="00235744">
          <w:delText xml:space="preserve"> and </w:delText>
        </w:r>
      </w:del>
      <w:del w:id="916" w:author="CSE" w:date="2014-03-18T19:36:00Z">
        <w:r w:rsidDel="002C769C">
          <w:delText>place the function</w:delText>
        </w:r>
      </w:del>
      <w:del w:id="917" w:author="CSE" w:date="2014-03-19T00:24:00Z">
        <w:r w:rsidDel="00235744">
          <w:delText xml:space="preserve"> on (</w:delText>
        </w:r>
        <w:r w:rsidRPr="00406784" w:rsidDel="00235744">
          <w:rPr>
            <w:i/>
          </w:rPr>
          <w:delText>S</w:delText>
        </w:r>
        <w:r w:rsidRPr="00406784" w:rsidDel="00235744">
          <w:rPr>
            <w:i/>
            <w:vertAlign w:val="subscript"/>
          </w:rPr>
          <w:delText>k</w:delText>
        </w:r>
        <w:r w:rsidRPr="00406784" w:rsidDel="00235744">
          <w:rPr>
            <w:i/>
          </w:rPr>
          <w:delText>, R</w:delText>
        </w:r>
        <w:r w:rsidR="009D4F66" w:rsidDel="00235744">
          <w:delText>) position. Figure 6</w:delText>
        </w:r>
        <w:r w:rsidDel="00235744">
          <w:delText>(b) shows an illustration of this approach.</w:delText>
        </w:r>
      </w:del>
    </w:p>
    <w:p w:rsidR="00070CE9" w:rsidRDefault="00FD7054" w:rsidP="00070CE9">
      <w:del w:id="918" w:author="CSE" w:date="2014-03-18T19:17:00Z">
        <w:r w:rsidRPr="00504B1F" w:rsidDel="004F1088">
          <w:delText>Now</w:delText>
        </w:r>
      </w:del>
      <w:del w:id="919" w:author="CSE" w:date="2014-03-18T19:16:00Z">
        <w:r w:rsidRPr="00504B1F" w:rsidDel="004F1088">
          <w:delText xml:space="preserve"> as we see</w:delText>
        </w:r>
      </w:del>
      <w:del w:id="920" w:author="CSE" w:date="2014-03-18T19:19:00Z">
        <w:r w:rsidRPr="00504B1F" w:rsidDel="00504B1F">
          <w:delText>,</w:delText>
        </w:r>
      </w:del>
      <w:ins w:id="921" w:author="CSE" w:date="2014-03-18T19:19:00Z">
        <w:r w:rsidR="00536642" w:rsidRPr="00536642">
          <w:rPr>
            <w:rPrChange w:id="922" w:author="CSE" w:date="2014-03-18T19:21:00Z">
              <w:rPr>
                <w:highlight w:val="yellow"/>
              </w:rPr>
            </w:rPrChange>
          </w:rPr>
          <w:t>Now</w:t>
        </w:r>
      </w:ins>
      <w:r w:rsidRPr="00504B1F">
        <w:t xml:space="preserve"> </w:t>
      </w:r>
      <w:ins w:id="923" w:author="CSE" w:date="2014-03-18T19:36:00Z">
        <w:r w:rsidR="002C769C">
          <w:t>the system</w:t>
        </w:r>
      </w:ins>
      <w:del w:id="924" w:author="CSE" w:date="2014-03-18T19:36:00Z">
        <w:r w:rsidRPr="00504B1F" w:rsidDel="002C769C">
          <w:delText>we</w:delText>
        </w:r>
      </w:del>
      <w:r w:rsidRPr="00504B1F">
        <w:t xml:space="preserve"> </w:t>
      </w:r>
      <w:r>
        <w:t>do</w:t>
      </w:r>
      <w:ins w:id="925" w:author="CSE" w:date="2014-03-18T19:36:00Z">
        <w:r w:rsidR="002C769C">
          <w:t>es not</w:t>
        </w:r>
      </w:ins>
      <w:del w:id="926" w:author="CSE" w:date="2014-03-18T19:36:00Z">
        <w:r w:rsidDel="002C769C">
          <w:delText>n’t</w:delText>
        </w:r>
      </w:del>
      <w:r>
        <w:t xml:space="preserve"> know how the function looks like from </w:t>
      </w:r>
      <w:r w:rsidRPr="00406784">
        <w:rPr>
          <w:i/>
        </w:rPr>
        <w:t>0</w:t>
      </w:r>
      <w:r>
        <w:t xml:space="preserve"> to </w:t>
      </w:r>
      <w:proofErr w:type="spellStart"/>
      <w:r w:rsidRPr="00406784">
        <w:rPr>
          <w:i/>
        </w:rPr>
        <w:t>S</w:t>
      </w:r>
      <w:r w:rsidRPr="00406784">
        <w:rPr>
          <w:i/>
          <w:vertAlign w:val="subscript"/>
        </w:rPr>
        <w:t>k</w:t>
      </w:r>
      <w:proofErr w:type="spellEnd"/>
      <w:r>
        <w:t xml:space="preserve"> position. Therefore </w:t>
      </w:r>
      <w:ins w:id="927" w:author="CSE" w:date="2014-03-18T19:36:00Z">
        <w:r w:rsidR="002C769C">
          <w:t>the function is</w:t>
        </w:r>
      </w:ins>
      <w:del w:id="928" w:author="CSE" w:date="2014-03-18T19:36:00Z">
        <w:r w:rsidDel="002C769C">
          <w:delText>we</w:delText>
        </w:r>
      </w:del>
      <w:r>
        <w:t xml:space="preserve"> </w:t>
      </w:r>
      <w:del w:id="929" w:author="Sidhant Gupta" w:date="2014-03-18T23:49:00Z">
        <w:r w:rsidDel="004702C6">
          <w:delText xml:space="preserve">just </w:delText>
        </w:r>
      </w:del>
      <w:r>
        <w:t>extrapolate</w:t>
      </w:r>
      <w:ins w:id="930" w:author="CSE" w:date="2014-03-18T19:36:00Z">
        <w:r w:rsidR="002C769C">
          <w:t>d</w:t>
        </w:r>
      </w:ins>
      <w:del w:id="931" w:author="CSE" w:date="2014-03-18T19:37:00Z">
        <w:r w:rsidDel="002C769C">
          <w:delText xml:space="preserve"> the function</w:delText>
        </w:r>
      </w:del>
      <w:ins w:id="932" w:author="CSE" w:date="2014-03-18T19:37:00Z">
        <w:r w:rsidR="002C769C">
          <w:t xml:space="preserve"> </w:t>
        </w:r>
      </w:ins>
      <w:del w:id="933" w:author="CSE" w:date="2014-03-18T19:37:00Z">
        <w:r w:rsidDel="002C769C">
          <w:delText xml:space="preserve"> </w:delText>
        </w:r>
      </w:del>
      <w:r>
        <w:t>from (</w:t>
      </w:r>
      <w:proofErr w:type="spellStart"/>
      <w:r w:rsidRPr="00406784">
        <w:rPr>
          <w:i/>
        </w:rPr>
        <w:t>S</w:t>
      </w:r>
      <w:r w:rsidRPr="00406784">
        <w:rPr>
          <w:i/>
          <w:vertAlign w:val="subscript"/>
        </w:rPr>
        <w:t>k</w:t>
      </w:r>
      <w:proofErr w:type="spellEnd"/>
      <w:r>
        <w:rPr>
          <w:i/>
        </w:rPr>
        <w:t>, R)</w:t>
      </w:r>
      <w:r>
        <w:t xml:space="preserve"> to (</w:t>
      </w:r>
      <w:r w:rsidRPr="00406784">
        <w:rPr>
          <w:i/>
        </w:rPr>
        <w:t>0</w:t>
      </w:r>
      <w:r>
        <w:rPr>
          <w:i/>
        </w:rPr>
        <w:t xml:space="preserve">,0) </w:t>
      </w:r>
      <w:r w:rsidRPr="00406784">
        <w:t>as</w:t>
      </w:r>
      <w:r>
        <w:rPr>
          <w:i/>
        </w:rPr>
        <w:t xml:space="preserve"> </w:t>
      </w:r>
      <w:r w:rsidR="009D4F66">
        <w:t>shown in Figure 6</w:t>
      </w:r>
      <w:r>
        <w:t xml:space="preserve">(b). Obviously this region </w:t>
      </w:r>
      <w:del w:id="934" w:author="Sidhant Gupta" w:date="2014-03-18T23:49:00Z">
        <w:r w:rsidDel="007375D8">
          <w:delText>will do a very</w:delText>
        </w:r>
      </w:del>
      <w:ins w:id="935" w:author="Sidhant Gupta" w:date="2014-03-18T23:49:00Z">
        <w:r w:rsidR="007375D8">
          <w:t>does a</w:t>
        </w:r>
      </w:ins>
      <w:r>
        <w:t xml:space="preserve"> poor job in translating </w:t>
      </w:r>
      <w:r w:rsidRPr="00406784">
        <w:rPr>
          <w:i/>
        </w:rPr>
        <w:t>S</w:t>
      </w:r>
      <w:r>
        <w:t xml:space="preserve"> to </w:t>
      </w:r>
      <w:r w:rsidRPr="00406784">
        <w:rPr>
          <w:i/>
        </w:rPr>
        <w:t>I</w:t>
      </w:r>
      <w:r>
        <w:rPr>
          <w:i/>
        </w:rPr>
        <w:t>.</w:t>
      </w:r>
      <w:r>
        <w:t xml:space="preserve"> Therefore </w:t>
      </w:r>
      <w:ins w:id="936" w:author="CSE" w:date="2014-03-18T19:37:00Z">
        <w:r w:rsidR="002C769C">
          <w:t>the</w:t>
        </w:r>
      </w:ins>
      <w:del w:id="937" w:author="CSE" w:date="2014-03-18T19:37:00Z">
        <w:r w:rsidDel="002C769C">
          <w:delText>our</w:delText>
        </w:r>
      </w:del>
      <w:r>
        <w:t xml:space="preserve"> system waits until the value of </w:t>
      </w:r>
      <w:r w:rsidRPr="00406784">
        <w:rPr>
          <w:i/>
        </w:rPr>
        <w:t>S</w:t>
      </w:r>
      <w:r>
        <w:rPr>
          <w:i/>
        </w:rPr>
        <w:t xml:space="preserve"> </w:t>
      </w:r>
      <w:ins w:id="938" w:author="CSE" w:date="2014-03-18T19:43:00Z">
        <w:r w:rsidR="00CA32CA">
          <w:t>falls</w:t>
        </w:r>
      </w:ins>
      <w:del w:id="939" w:author="CSE" w:date="2014-03-18T19:43:00Z">
        <w:r w:rsidDel="00CA32CA">
          <w:delText>goes</w:delText>
        </w:r>
      </w:del>
      <w:r>
        <w:t xml:space="preserve"> below </w:t>
      </w:r>
      <w:proofErr w:type="spellStart"/>
      <w:r w:rsidRPr="00406784">
        <w:rPr>
          <w:i/>
        </w:rPr>
        <w:t>S</w:t>
      </w:r>
      <w:r w:rsidRPr="00406784">
        <w:rPr>
          <w:i/>
          <w:vertAlign w:val="subscript"/>
        </w:rPr>
        <w:t>k</w:t>
      </w:r>
      <w:proofErr w:type="spellEnd"/>
      <w:ins w:id="940" w:author="Sidhant Gupta" w:date="2014-03-18T23:50:00Z">
        <w:r w:rsidR="00BD2289">
          <w:t xml:space="preserve">, following which the calibration process is </w:t>
        </w:r>
      </w:ins>
      <w:del w:id="941" w:author="Sidhant Gupta" w:date="2014-03-18T23:50:00Z">
        <w:r w:rsidDel="00BD2289">
          <w:delText xml:space="preserve">. Once it goes below </w:delText>
        </w:r>
        <w:r w:rsidRPr="00406784" w:rsidDel="00BD2289">
          <w:rPr>
            <w:i/>
          </w:rPr>
          <w:delText>S</w:delText>
        </w:r>
        <w:r w:rsidRPr="00406784" w:rsidDel="00BD2289">
          <w:rPr>
            <w:i/>
            <w:vertAlign w:val="subscript"/>
          </w:rPr>
          <w:delText>k</w:delText>
        </w:r>
        <w:r w:rsidDel="00BD2289">
          <w:delText>, the system calls the cali</w:delText>
        </w:r>
        <w:r w:rsidR="007C095E" w:rsidDel="00BD2289">
          <w:delText xml:space="preserve">brator and </w:delText>
        </w:r>
      </w:del>
      <w:r w:rsidR="007C095E">
        <w:t>reinitiate</w:t>
      </w:r>
      <w:ins w:id="942" w:author="Sidhant Gupta" w:date="2014-03-18T23:50:00Z">
        <w:r w:rsidR="00BD2289">
          <w:t>d</w:t>
        </w:r>
      </w:ins>
      <w:del w:id="943" w:author="Sidhant Gupta" w:date="2014-03-18T23:50:00Z">
        <w:r w:rsidR="007C095E" w:rsidDel="00BD2289">
          <w:delText>s the</w:delText>
        </w:r>
        <w:r w:rsidDel="00BD2289">
          <w:delText xml:space="preserve"> calibration process</w:delText>
        </w:r>
      </w:del>
      <w:r>
        <w:t xml:space="preserve">. Just as before, it </w:t>
      </w:r>
      <w:del w:id="944" w:author="Sidhant Gupta" w:date="2014-03-18T23:50:00Z">
        <w:r w:rsidDel="008138BF">
          <w:delText>comes with</w:delText>
        </w:r>
      </w:del>
      <w:ins w:id="945" w:author="Sidhant Gupta" w:date="2014-03-18T23:50:00Z">
        <w:r w:rsidR="008138BF">
          <w:t>results in</w:t>
        </w:r>
      </w:ins>
      <w:r>
        <w:t xml:space="preserve"> a new function (</w:t>
      </w:r>
      <w:proofErr w:type="spellStart"/>
      <w:r w:rsidRPr="00406784">
        <w:rPr>
          <w:i/>
        </w:rPr>
        <w:t>F</w:t>
      </w:r>
      <w:r w:rsidRPr="00406784">
        <w:rPr>
          <w:i/>
          <w:vertAlign w:val="subscript"/>
        </w:rPr>
        <w:t>j</w:t>
      </w:r>
      <w:proofErr w:type="spellEnd"/>
      <w:r>
        <w:t>) that can convert</w:t>
      </w:r>
      <w:r w:rsidR="007C095E">
        <w:t>s</w:t>
      </w:r>
      <w:r w:rsidR="002A1B10">
        <w:t xml:space="preserve"> magnetic field </w:t>
      </w:r>
      <w:r>
        <w:t xml:space="preserve">value from </w:t>
      </w:r>
      <w:proofErr w:type="spellStart"/>
      <w:r w:rsidRPr="002F7A47">
        <w:rPr>
          <w:i/>
        </w:rPr>
        <w:t>S</w:t>
      </w:r>
      <w:r>
        <w:rPr>
          <w:i/>
          <w:vertAlign w:val="subscript"/>
        </w:rPr>
        <w:t>j</w:t>
      </w:r>
      <w:proofErr w:type="spellEnd"/>
      <w:r>
        <w:t xml:space="preserve"> to S</w:t>
      </w:r>
      <w:r>
        <w:rPr>
          <w:i/>
          <w:vertAlign w:val="subscript"/>
        </w:rPr>
        <w:t>j</w:t>
      </w:r>
      <w:r w:rsidRPr="002F7A47">
        <w:rPr>
          <w:i/>
          <w:vertAlign w:val="subscript"/>
        </w:rPr>
        <w:t>+1</w:t>
      </w:r>
      <w:r>
        <w:rPr>
          <w:i/>
          <w:vertAlign w:val="subscript"/>
        </w:rPr>
        <w:t xml:space="preserve"> </w:t>
      </w:r>
      <w:r>
        <w:t xml:space="preserve">where </w:t>
      </w:r>
      <w:proofErr w:type="spellStart"/>
      <w:r w:rsidRPr="002F7A47">
        <w:rPr>
          <w:i/>
        </w:rPr>
        <w:t>S</w:t>
      </w:r>
      <w:r>
        <w:rPr>
          <w:i/>
          <w:vertAlign w:val="subscript"/>
        </w:rPr>
        <w:t>j</w:t>
      </w:r>
      <w:proofErr w:type="spellEnd"/>
      <w:r>
        <w:rPr>
          <w:vertAlign w:val="subscript"/>
        </w:rPr>
        <w:t xml:space="preserve"> </w:t>
      </w:r>
      <w:r>
        <w:t xml:space="preserve">&lt; </w:t>
      </w:r>
      <w:r w:rsidRPr="00406784">
        <w:rPr>
          <w:i/>
        </w:rPr>
        <w:t>S</w:t>
      </w:r>
      <w:r w:rsidRPr="00406784">
        <w:rPr>
          <w:i/>
          <w:vertAlign w:val="subscript"/>
        </w:rPr>
        <w:t>k</w:t>
      </w:r>
      <w:r>
        <w:t xml:space="preserve">. Now if </w:t>
      </w:r>
      <w:proofErr w:type="spellStart"/>
      <w:r w:rsidRPr="00406784">
        <w:rPr>
          <w:i/>
        </w:rPr>
        <w:t>S</w:t>
      </w:r>
      <w:r w:rsidRPr="00406784">
        <w:rPr>
          <w:i/>
          <w:vertAlign w:val="subscript"/>
        </w:rPr>
        <w:t>k</w:t>
      </w:r>
      <w:proofErr w:type="spellEnd"/>
      <w:r>
        <w:rPr>
          <w:i/>
          <w:vertAlign w:val="subscript"/>
        </w:rPr>
        <w:t xml:space="preserve"> </w:t>
      </w:r>
      <w:r>
        <w:rPr>
          <w:i/>
        </w:rPr>
        <w:t>&lt; S</w:t>
      </w:r>
      <w:r w:rsidRPr="00406784">
        <w:rPr>
          <w:i/>
          <w:vertAlign w:val="subscript"/>
        </w:rPr>
        <w:t>j+1</w:t>
      </w:r>
      <w:r>
        <w:t xml:space="preserve">, </w:t>
      </w:r>
      <w:ins w:id="946" w:author="CSE" w:date="2014-03-18T19:37:00Z">
        <w:r w:rsidR="002C769C">
          <w:t>the</w:t>
        </w:r>
      </w:ins>
      <w:del w:id="947" w:author="CSE" w:date="2014-03-18T19:37:00Z">
        <w:r w:rsidDel="002C769C">
          <w:delText>our</w:delText>
        </w:r>
      </w:del>
      <w:r>
        <w:t xml:space="preserve"> system combines </w:t>
      </w:r>
      <w:proofErr w:type="spellStart"/>
      <w:r w:rsidRPr="00406784">
        <w:rPr>
          <w:i/>
        </w:rPr>
        <w:t>F</w:t>
      </w:r>
      <w:r w:rsidRPr="00406784">
        <w:rPr>
          <w:i/>
          <w:vertAlign w:val="subscript"/>
        </w:rPr>
        <w:t>j</w:t>
      </w:r>
      <w:proofErr w:type="spellEnd"/>
      <w:r>
        <w:t xml:space="preserve"> with </w:t>
      </w:r>
      <w:proofErr w:type="spellStart"/>
      <w:r w:rsidRPr="00406784">
        <w:rPr>
          <w:i/>
        </w:rPr>
        <w:t>F</w:t>
      </w:r>
      <w:r w:rsidRPr="00406784">
        <w:rPr>
          <w:i/>
          <w:vertAlign w:val="subscript"/>
        </w:rPr>
        <w:t>k</w:t>
      </w:r>
      <w:proofErr w:type="spellEnd"/>
      <w:r>
        <w:t xml:space="preserve"> and creates a new function that covers from </w:t>
      </w:r>
      <w:proofErr w:type="spellStart"/>
      <w:r w:rsidRPr="00406784">
        <w:rPr>
          <w:i/>
        </w:rPr>
        <w:t>S</w:t>
      </w:r>
      <w:r w:rsidRPr="00406784">
        <w:rPr>
          <w:i/>
          <w:vertAlign w:val="subscript"/>
        </w:rPr>
        <w:t>j</w:t>
      </w:r>
      <w:proofErr w:type="spellEnd"/>
      <w:r>
        <w:t xml:space="preserve"> to </w:t>
      </w:r>
      <w:r w:rsidRPr="00406784">
        <w:rPr>
          <w:i/>
        </w:rPr>
        <w:t>S</w:t>
      </w:r>
      <w:r w:rsidRPr="00406784">
        <w:rPr>
          <w:i/>
          <w:vertAlign w:val="subscript"/>
        </w:rPr>
        <w:t>k+1</w:t>
      </w:r>
      <w:r w:rsidR="009D4F66">
        <w:t xml:space="preserve"> (Figure 7</w:t>
      </w:r>
      <w:r>
        <w:t xml:space="preserve">(a)). Otherwise </w:t>
      </w:r>
      <w:ins w:id="948" w:author="CSE" w:date="2014-03-18T19:37:00Z">
        <w:r w:rsidR="002C769C">
          <w:t>it</w:t>
        </w:r>
      </w:ins>
      <w:del w:id="949" w:author="CSE" w:date="2014-03-18T19:37:00Z">
        <w:r w:rsidDel="002C769C">
          <w:delText>we</w:delText>
        </w:r>
      </w:del>
      <w:r>
        <w:t xml:space="preserve"> keep</w:t>
      </w:r>
      <w:ins w:id="950" w:author="CSE" w:date="2014-03-18T19:37:00Z">
        <w:r w:rsidR="002C769C">
          <w:t>s</w:t>
        </w:r>
      </w:ins>
      <w:r>
        <w:t xml:space="preserve"> two separate functions </w:t>
      </w:r>
      <w:proofErr w:type="spellStart"/>
      <w:r w:rsidRPr="00406784">
        <w:rPr>
          <w:i/>
        </w:rPr>
        <w:t>F</w:t>
      </w:r>
      <w:r w:rsidRPr="00406784">
        <w:rPr>
          <w:i/>
          <w:vertAlign w:val="subscript"/>
        </w:rPr>
        <w:t>j</w:t>
      </w:r>
      <w:proofErr w:type="spellEnd"/>
      <w:r>
        <w:t xml:space="preserve"> and </w:t>
      </w:r>
      <w:proofErr w:type="spellStart"/>
      <w:r w:rsidRPr="00406784">
        <w:rPr>
          <w:i/>
        </w:rPr>
        <w:t>F</w:t>
      </w:r>
      <w:r w:rsidRPr="00406784">
        <w:rPr>
          <w:i/>
          <w:vertAlign w:val="subscript"/>
        </w:rPr>
        <w:t>k</w:t>
      </w:r>
      <w:proofErr w:type="spellEnd"/>
      <w:r>
        <w:t xml:space="preserve"> that covers ranges from </w:t>
      </w:r>
      <w:proofErr w:type="spellStart"/>
      <w:r w:rsidRPr="00406784">
        <w:rPr>
          <w:i/>
        </w:rPr>
        <w:t>S</w:t>
      </w:r>
      <w:r w:rsidRPr="00406784">
        <w:rPr>
          <w:i/>
          <w:vertAlign w:val="subscript"/>
        </w:rPr>
        <w:t>j</w:t>
      </w:r>
      <w:proofErr w:type="spellEnd"/>
      <w:r>
        <w:t xml:space="preserve"> to </w:t>
      </w:r>
      <w:r w:rsidRPr="00406784">
        <w:rPr>
          <w:i/>
        </w:rPr>
        <w:t>S</w:t>
      </w:r>
      <w:r w:rsidRPr="00406784">
        <w:rPr>
          <w:i/>
          <w:vertAlign w:val="subscript"/>
        </w:rPr>
        <w:t>j+1</w:t>
      </w:r>
      <w:r>
        <w:t xml:space="preserve"> and </w:t>
      </w:r>
      <w:proofErr w:type="spellStart"/>
      <w:r w:rsidRPr="00406784">
        <w:rPr>
          <w:i/>
        </w:rPr>
        <w:t>S</w:t>
      </w:r>
      <w:r w:rsidRPr="00406784">
        <w:rPr>
          <w:i/>
          <w:vertAlign w:val="subscript"/>
        </w:rPr>
        <w:t>k</w:t>
      </w:r>
      <w:proofErr w:type="spellEnd"/>
      <w:r>
        <w:t xml:space="preserve"> to </w:t>
      </w:r>
      <w:r w:rsidRPr="00406784">
        <w:rPr>
          <w:i/>
        </w:rPr>
        <w:t>S</w:t>
      </w:r>
      <w:r w:rsidRPr="00406784">
        <w:rPr>
          <w:i/>
          <w:vertAlign w:val="subscript"/>
        </w:rPr>
        <w:t>k+1</w:t>
      </w:r>
      <w:r w:rsidR="009D4F66">
        <w:t>, respectively (Figure 7</w:t>
      </w:r>
      <w:r>
        <w:t>(b)).</w:t>
      </w:r>
    </w:p>
    <w:p w:rsidR="00F27DD1" w:rsidRDefault="00EA63C3" w:rsidP="00070CE9">
      <w:pPr>
        <w:rPr>
          <w:ins w:id="951" w:author="CSE" w:date="2014-03-19T00:25:00Z"/>
        </w:rPr>
      </w:pPr>
      <w:del w:id="952" w:author="Sidhant Gupta" w:date="2014-03-18T23:51:00Z">
        <w:r w:rsidDel="00A6475F">
          <w:delText xml:space="preserve">As we see </w:delText>
        </w:r>
      </w:del>
      <w:ins w:id="953" w:author="Sidhant Gupta" w:date="2014-03-18T23:51:00Z">
        <w:r w:rsidR="00A6475F">
          <w:t xml:space="preserve">As evident </w:t>
        </w:r>
      </w:ins>
      <w:r w:rsidR="009D4F66">
        <w:t>in Figure 7</w:t>
      </w:r>
      <w:r w:rsidR="00F27DD1">
        <w:t xml:space="preserve">(a), the new extrapolated region is from </w:t>
      </w:r>
      <w:r w:rsidR="00F27DD1" w:rsidRPr="00406784">
        <w:rPr>
          <w:i/>
        </w:rPr>
        <w:t>0</w:t>
      </w:r>
      <w:r w:rsidR="00F27DD1">
        <w:t xml:space="preserve"> to </w:t>
      </w:r>
      <w:proofErr w:type="spellStart"/>
      <w:r w:rsidR="00F27DD1" w:rsidRPr="00406784">
        <w:rPr>
          <w:i/>
        </w:rPr>
        <w:t>S</w:t>
      </w:r>
      <w:r w:rsidR="00F27DD1" w:rsidRPr="00406784">
        <w:rPr>
          <w:i/>
          <w:vertAlign w:val="subscript"/>
        </w:rPr>
        <w:t>j</w:t>
      </w:r>
      <w:proofErr w:type="spellEnd"/>
      <w:r w:rsidR="00F27DD1">
        <w:t xml:space="preserve">. If the sensor value ever </w:t>
      </w:r>
      <w:ins w:id="954" w:author="CSE" w:date="2014-03-18T19:43:00Z">
        <w:r w:rsidR="00CA32CA">
          <w:t>falls</w:t>
        </w:r>
      </w:ins>
      <w:del w:id="955" w:author="CSE" w:date="2014-03-18T19:43:00Z">
        <w:r w:rsidR="00F27DD1" w:rsidDel="00CA32CA">
          <w:delText>goes</w:delText>
        </w:r>
      </w:del>
      <w:r w:rsidR="00F27DD1">
        <w:t xml:space="preserve"> below </w:t>
      </w:r>
      <w:proofErr w:type="spellStart"/>
      <w:r w:rsidR="00F27DD1" w:rsidRPr="00406784">
        <w:rPr>
          <w:i/>
        </w:rPr>
        <w:t>S</w:t>
      </w:r>
      <w:r w:rsidR="00F27DD1" w:rsidRPr="00406784">
        <w:rPr>
          <w:i/>
          <w:vertAlign w:val="subscript"/>
        </w:rPr>
        <w:t>j</w:t>
      </w:r>
      <w:proofErr w:type="spellEnd"/>
      <w:r w:rsidR="00F27DD1">
        <w:t xml:space="preserve"> (</w:t>
      </w:r>
      <w:r w:rsidR="00536642" w:rsidRPr="00536642">
        <w:rPr>
          <w:i/>
          <w:rPrChange w:id="956" w:author="CSE" w:date="2014-03-19T01:02:00Z">
            <w:rPr/>
          </w:rPrChange>
        </w:rPr>
        <w:t>e.g.</w:t>
      </w:r>
      <w:r w:rsidR="00F27DD1">
        <w:t xml:space="preserve"> during night when most of the appliances are off), the system will initiate a new calibration cycle for the new region. Consequently, the system will recreate the whole function from the new position to S</w:t>
      </w:r>
      <w:r w:rsidR="00F27DD1" w:rsidRPr="00A515DE">
        <w:rPr>
          <w:vertAlign w:val="subscript"/>
        </w:rPr>
        <w:t>k+1</w:t>
      </w:r>
      <w:r w:rsidR="00F27DD1">
        <w:t>.</w:t>
      </w:r>
    </w:p>
    <w:p w:rsidR="00235744" w:rsidRDefault="00235744" w:rsidP="00070CE9">
      <w:pPr>
        <w:rPr>
          <w:ins w:id="957" w:author="CSE" w:date="2014-03-19T00:25:00Z"/>
        </w:rPr>
      </w:pPr>
      <w:ins w:id="958" w:author="CSE" w:date="2014-03-19T00:25:00Z">
        <w:r>
          <w:t xml:space="preserve">On the other hand in Figure 7(b), the new extrapolated regions are from </w:t>
        </w:r>
        <w:r w:rsidRPr="00406784">
          <w:rPr>
            <w:i/>
          </w:rPr>
          <w:t>0</w:t>
        </w:r>
        <w:r>
          <w:t xml:space="preserve"> to </w:t>
        </w:r>
        <w:proofErr w:type="spellStart"/>
        <w:r w:rsidRPr="00406784">
          <w:rPr>
            <w:i/>
          </w:rPr>
          <w:t>S</w:t>
        </w:r>
        <w:r w:rsidRPr="00406784">
          <w:rPr>
            <w:i/>
            <w:vertAlign w:val="subscript"/>
          </w:rPr>
          <w:t>j</w:t>
        </w:r>
        <w:proofErr w:type="spellEnd"/>
        <w:r>
          <w:rPr>
            <w:i/>
            <w:vertAlign w:val="subscript"/>
          </w:rPr>
          <w:t xml:space="preserve"> </w:t>
        </w:r>
        <w:r w:rsidRPr="00406784">
          <w:rPr>
            <w:i/>
          </w:rPr>
          <w:t>and</w:t>
        </w:r>
        <w:r>
          <w:rPr>
            <w:i/>
            <w:vertAlign w:val="subscript"/>
          </w:rPr>
          <w:t xml:space="preserve"> </w:t>
        </w:r>
        <w:r w:rsidRPr="00406784">
          <w:rPr>
            <w:i/>
          </w:rPr>
          <w:t>S</w:t>
        </w:r>
        <w:r>
          <w:rPr>
            <w:i/>
            <w:vertAlign w:val="subscript"/>
          </w:rPr>
          <w:t>j+1</w:t>
        </w:r>
        <w:r>
          <w:t xml:space="preserve"> to </w:t>
        </w:r>
        <w:r w:rsidRPr="00406784">
          <w:rPr>
            <w:i/>
          </w:rPr>
          <w:t>S</w:t>
        </w:r>
        <w:r>
          <w:rPr>
            <w:i/>
            <w:vertAlign w:val="subscript"/>
          </w:rPr>
          <w:t>k.</w:t>
        </w:r>
        <w:r>
          <w:t xml:space="preserve"> In case the value of sensor is </w:t>
        </w:r>
        <w:r w:rsidRPr="00406784">
          <w:rPr>
            <w:i/>
          </w:rPr>
          <w:t>S</w:t>
        </w:r>
        <w:r w:rsidRPr="00406784">
          <w:rPr>
            <w:i/>
            <w:vertAlign w:val="subscript"/>
          </w:rPr>
          <w:t>m</w:t>
        </w:r>
        <w:r>
          <w:t xml:space="preserve"> where </w:t>
        </w:r>
        <w:r w:rsidRPr="00406784">
          <w:rPr>
            <w:i/>
          </w:rPr>
          <w:t>S</w:t>
        </w:r>
        <w:r w:rsidRPr="00406784">
          <w:rPr>
            <w:i/>
            <w:vertAlign w:val="subscript"/>
          </w:rPr>
          <w:t>j+1</w:t>
        </w:r>
        <w:r>
          <w:rPr>
            <w:i/>
          </w:rPr>
          <w:t xml:space="preserve"> </w:t>
        </w:r>
        <w:r>
          <w:t xml:space="preserve">&lt; </w:t>
        </w:r>
        <w:r w:rsidRPr="00406784">
          <w:rPr>
            <w:i/>
          </w:rPr>
          <w:t>S</w:t>
        </w:r>
        <w:r w:rsidRPr="00406784">
          <w:rPr>
            <w:i/>
            <w:vertAlign w:val="subscript"/>
          </w:rPr>
          <w:t>m</w:t>
        </w:r>
        <w:r>
          <w:rPr>
            <w:i/>
          </w:rPr>
          <w:t xml:space="preserve"> &lt;</w:t>
        </w:r>
        <w:proofErr w:type="spellStart"/>
        <w:r w:rsidRPr="00406784">
          <w:rPr>
            <w:i/>
          </w:rPr>
          <w:t>S</w:t>
        </w:r>
        <w:r w:rsidRPr="00406784">
          <w:rPr>
            <w:i/>
            <w:vertAlign w:val="subscript"/>
          </w:rPr>
          <w:t>k</w:t>
        </w:r>
        <w:proofErr w:type="spellEnd"/>
        <w:r>
          <w:t xml:space="preserve">, the calibrator will trigger again and the system will create a new function from </w:t>
        </w:r>
        <w:r w:rsidRPr="00406784">
          <w:rPr>
            <w:i/>
          </w:rPr>
          <w:t>S</w:t>
        </w:r>
        <w:r w:rsidRPr="00406784">
          <w:rPr>
            <w:i/>
            <w:vertAlign w:val="subscript"/>
          </w:rPr>
          <w:t>m</w:t>
        </w:r>
        <w:r>
          <w:rPr>
            <w:i/>
            <w:vertAlign w:val="subscript"/>
          </w:rPr>
          <w:t xml:space="preserve"> </w:t>
        </w:r>
        <w:r>
          <w:t xml:space="preserve">to </w:t>
        </w:r>
        <w:r w:rsidRPr="00406784">
          <w:rPr>
            <w:i/>
          </w:rPr>
          <w:t>S</w:t>
        </w:r>
        <w:r w:rsidRPr="00406784">
          <w:rPr>
            <w:i/>
            <w:vertAlign w:val="subscript"/>
          </w:rPr>
          <w:t>k+1</w:t>
        </w:r>
        <w:r>
          <w:t xml:space="preserve">. Note that this time the calibrator will only extrapolate from </w:t>
        </w:r>
        <w:r w:rsidRPr="00406784">
          <w:rPr>
            <w:i/>
          </w:rPr>
          <w:t>S</w:t>
        </w:r>
        <w:r w:rsidRPr="00406784">
          <w:rPr>
            <w:i/>
            <w:vertAlign w:val="subscript"/>
          </w:rPr>
          <w:t>m</w:t>
        </w:r>
        <w:r>
          <w:t xml:space="preserve"> to </w:t>
        </w:r>
        <w:r w:rsidRPr="00406784">
          <w:rPr>
            <w:i/>
          </w:rPr>
          <w:t>S</w:t>
        </w:r>
        <w:r w:rsidRPr="00406784">
          <w:rPr>
            <w:i/>
            <w:vertAlign w:val="subscript"/>
          </w:rPr>
          <w:t>j+1</w:t>
        </w:r>
        <w:r>
          <w:t xml:space="preserve"> as the system already has a function from </w:t>
        </w:r>
        <w:proofErr w:type="spellStart"/>
        <w:r w:rsidRPr="00406784">
          <w:rPr>
            <w:i/>
          </w:rPr>
          <w:t>S</w:t>
        </w:r>
        <w:r w:rsidRPr="00406784">
          <w:rPr>
            <w:i/>
            <w:vertAlign w:val="subscript"/>
          </w:rPr>
          <w:t>j</w:t>
        </w:r>
        <w:proofErr w:type="spellEnd"/>
        <w:r>
          <w:t xml:space="preserve"> to </w:t>
        </w:r>
        <w:r w:rsidRPr="00406784">
          <w:rPr>
            <w:i/>
          </w:rPr>
          <w:t>S</w:t>
        </w:r>
        <w:r w:rsidRPr="00406784">
          <w:rPr>
            <w:i/>
            <w:vertAlign w:val="subscript"/>
          </w:rPr>
          <w:t>j+1</w:t>
        </w:r>
        <w:r>
          <w:t>.</w:t>
        </w:r>
      </w:ins>
    </w:p>
    <w:p w:rsidR="00235744" w:rsidRDefault="00235744" w:rsidP="00235744">
      <w:pPr>
        <w:rPr>
          <w:ins w:id="959" w:author="CSE" w:date="2014-03-19T00:25:00Z"/>
          <w:i/>
        </w:rPr>
      </w:pPr>
      <w:ins w:id="960" w:author="CSE" w:date="2014-03-19T00:25:00Z">
        <w:r>
          <w:t>Similarly, if more appliances are turned on and the sensor value (</w:t>
        </w:r>
        <w:r w:rsidRPr="00406784">
          <w:rPr>
            <w:i/>
          </w:rPr>
          <w:t>S</w:t>
        </w:r>
        <w:r w:rsidRPr="00406784">
          <w:rPr>
            <w:i/>
            <w:vertAlign w:val="subscript"/>
          </w:rPr>
          <w:t>n</w:t>
        </w:r>
        <w:r>
          <w:t xml:space="preserve">) exceeds </w:t>
        </w:r>
        <w:r w:rsidRPr="00406784">
          <w:rPr>
            <w:i/>
          </w:rPr>
          <w:t>S</w:t>
        </w:r>
        <w:r w:rsidRPr="00406784">
          <w:rPr>
            <w:i/>
            <w:vertAlign w:val="subscript"/>
          </w:rPr>
          <w:t>k+1</w:t>
        </w:r>
        <w:r>
          <w:t xml:space="preserve">, the calibrator will trigger and the system will create a new function from </w:t>
        </w:r>
        <w:r w:rsidRPr="00406784">
          <w:rPr>
            <w:i/>
          </w:rPr>
          <w:t>S</w:t>
        </w:r>
        <w:r w:rsidRPr="00406784">
          <w:rPr>
            <w:i/>
            <w:vertAlign w:val="subscript"/>
          </w:rPr>
          <w:t>n</w:t>
        </w:r>
        <w:r>
          <w:t xml:space="preserve"> to </w:t>
        </w:r>
        <w:r w:rsidRPr="00406784">
          <w:rPr>
            <w:i/>
          </w:rPr>
          <w:t>S</w:t>
        </w:r>
        <w:r w:rsidRPr="00406784">
          <w:rPr>
            <w:i/>
            <w:vertAlign w:val="subscript"/>
          </w:rPr>
          <w:t>n+1</w:t>
        </w:r>
        <w:r>
          <w:rPr>
            <w:i/>
            <w:vertAlign w:val="subscript"/>
          </w:rPr>
          <w:t xml:space="preserve"> </w:t>
        </w:r>
        <w:r>
          <w:t xml:space="preserve">(Figure 7(c)). Again the system will only extrapolate from </w:t>
        </w:r>
        <w:r w:rsidRPr="00406784">
          <w:rPr>
            <w:i/>
          </w:rPr>
          <w:t>S</w:t>
        </w:r>
        <w:r w:rsidRPr="00406784">
          <w:rPr>
            <w:i/>
            <w:vertAlign w:val="subscript"/>
          </w:rPr>
          <w:t>n</w:t>
        </w:r>
        <w:r>
          <w:t xml:space="preserve"> to </w:t>
        </w:r>
        <w:r w:rsidRPr="00406784">
          <w:rPr>
            <w:i/>
          </w:rPr>
          <w:t>S</w:t>
        </w:r>
        <w:r w:rsidRPr="00406784">
          <w:rPr>
            <w:i/>
            <w:vertAlign w:val="subscript"/>
          </w:rPr>
          <w:t>k+1</w:t>
        </w:r>
        <w:r>
          <w:t xml:space="preserve"> as it already has a prediction function from </w:t>
        </w:r>
        <w:proofErr w:type="spellStart"/>
        <w:r w:rsidRPr="00406784">
          <w:rPr>
            <w:i/>
          </w:rPr>
          <w:t>S</w:t>
        </w:r>
        <w:r>
          <w:rPr>
            <w:i/>
            <w:vertAlign w:val="subscript"/>
          </w:rPr>
          <w:t>j</w:t>
        </w:r>
        <w:proofErr w:type="spellEnd"/>
        <w:r w:rsidRPr="00406784">
          <w:rPr>
            <w:i/>
          </w:rPr>
          <w:t xml:space="preserve"> </w:t>
        </w:r>
        <w:r>
          <w:rPr>
            <w:i/>
          </w:rPr>
          <w:t xml:space="preserve">to </w:t>
        </w:r>
        <w:r w:rsidRPr="00406784">
          <w:rPr>
            <w:i/>
          </w:rPr>
          <w:t>S</w:t>
        </w:r>
        <w:r w:rsidRPr="00406784">
          <w:rPr>
            <w:i/>
            <w:vertAlign w:val="subscript"/>
          </w:rPr>
          <w:t>k</w:t>
        </w:r>
        <w:r>
          <w:rPr>
            <w:i/>
            <w:vertAlign w:val="subscript"/>
          </w:rPr>
          <w:t>+1</w:t>
        </w:r>
        <w:r>
          <w:t xml:space="preserve">. In other words, as time goes by, the extrapolated regions will shrink more and more and the system will have a better translation function from </w:t>
        </w:r>
        <w:r w:rsidRPr="00406784">
          <w:rPr>
            <w:i/>
          </w:rPr>
          <w:t>S</w:t>
        </w:r>
        <w:r>
          <w:t xml:space="preserve"> to </w:t>
        </w:r>
        <w:r w:rsidRPr="00406784">
          <w:rPr>
            <w:i/>
          </w:rPr>
          <w:t>I</w:t>
        </w:r>
        <w:r>
          <w:rPr>
            <w:i/>
          </w:rPr>
          <w:t>.</w:t>
        </w:r>
      </w:ins>
    </w:p>
    <w:p w:rsidR="00235744" w:rsidRPr="00406784" w:rsidRDefault="00235744" w:rsidP="00070CE9">
      <w:ins w:id="961" w:author="CSE" w:date="2014-03-19T00:25:00Z">
        <w:r>
          <w:t xml:space="preserve">In summary, the key idea is that as the system runs in a house, it captures the usual electrical activities that increasingly provide it with a wide range of sensor values to </w:t>
        </w:r>
        <w:r>
          <w:lastRenderedPageBreak/>
          <w:t>learn from. As more appliances are turned on and off, the system gets a chance to calibrate for more and more ranges and the prediction function gets increasingly accurate. We will discuss the calibration requirement more in the results section.</w:t>
        </w:r>
      </w:ins>
    </w:p>
    <w:p w:rsidR="00070CE9" w:rsidRDefault="00FF499E" w:rsidP="00070CE9">
      <w:r>
        <w:rPr>
          <w:noProof/>
        </w:rPr>
        <w:drawing>
          <wp:inline distT="0" distB="0" distL="0" distR="0" wp14:anchorId="11A3681C" wp14:editId="44DDA39B">
            <wp:extent cx="2956749" cy="229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_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956749" cy="2294255"/>
                    </a:xfrm>
                    <a:prstGeom prst="rect">
                      <a:avLst/>
                    </a:prstGeom>
                    <a:noFill/>
                    <a:ln>
                      <a:noFill/>
                    </a:ln>
                  </pic:spPr>
                </pic:pic>
              </a:graphicData>
            </a:graphic>
          </wp:inline>
        </w:drawing>
      </w:r>
    </w:p>
    <w:p w:rsidR="00FD7054" w:rsidDel="00AB416E" w:rsidRDefault="00C15F39">
      <w:pPr>
        <w:jc w:val="center"/>
        <w:rPr>
          <w:del w:id="962" w:author="CSE" w:date="2014-03-19T15:38:00Z"/>
        </w:rPr>
        <w:pPrChange w:id="963" w:author="CSE" w:date="2014-03-19T15:55:00Z">
          <w:pPr/>
        </w:pPrChange>
      </w:pPr>
      <w:r>
        <w:rPr>
          <w:b/>
          <w:bCs/>
          <w:sz w:val="18"/>
        </w:rPr>
        <w:t>Figure 7</w:t>
      </w:r>
      <w:r w:rsidR="00A515DE" w:rsidRPr="00980131">
        <w:rPr>
          <w:b/>
          <w:bCs/>
          <w:sz w:val="18"/>
        </w:rPr>
        <w:t>:</w:t>
      </w:r>
      <w:r w:rsidR="00077150" w:rsidRPr="00980131">
        <w:rPr>
          <w:b/>
          <w:bCs/>
          <w:sz w:val="18"/>
        </w:rPr>
        <w:t xml:space="preserve"> (a) Combined function: </w:t>
      </w:r>
      <w:proofErr w:type="spellStart"/>
      <w:r w:rsidR="00077150" w:rsidRPr="00980131">
        <w:rPr>
          <w:b/>
          <w:bCs/>
          <w:i/>
          <w:sz w:val="18"/>
        </w:rPr>
        <w:t>S</w:t>
      </w:r>
      <w:r w:rsidR="00077150" w:rsidRPr="00980131">
        <w:rPr>
          <w:b/>
          <w:bCs/>
          <w:i/>
          <w:sz w:val="18"/>
          <w:vertAlign w:val="subscript"/>
        </w:rPr>
        <w:t>j</w:t>
      </w:r>
      <w:proofErr w:type="spellEnd"/>
      <w:r w:rsidR="00077150" w:rsidRPr="00980131">
        <w:rPr>
          <w:b/>
          <w:bCs/>
          <w:sz w:val="18"/>
        </w:rPr>
        <w:t xml:space="preserve"> - </w:t>
      </w:r>
      <w:r w:rsidR="00077150" w:rsidRPr="00980131">
        <w:rPr>
          <w:b/>
          <w:bCs/>
          <w:i/>
          <w:sz w:val="18"/>
        </w:rPr>
        <w:t>S</w:t>
      </w:r>
      <w:r w:rsidR="00077150" w:rsidRPr="00980131">
        <w:rPr>
          <w:b/>
          <w:bCs/>
          <w:i/>
          <w:sz w:val="18"/>
          <w:vertAlign w:val="subscript"/>
        </w:rPr>
        <w:t>k+1</w:t>
      </w:r>
      <w:r w:rsidR="00077150" w:rsidRPr="00980131">
        <w:rPr>
          <w:b/>
          <w:bCs/>
          <w:sz w:val="18"/>
        </w:rPr>
        <w:t xml:space="preserve">. Extrapolated region: </w:t>
      </w:r>
      <w:r w:rsidR="00077150" w:rsidRPr="00980131">
        <w:rPr>
          <w:b/>
          <w:bCs/>
          <w:i/>
          <w:sz w:val="18"/>
        </w:rPr>
        <w:t xml:space="preserve">0 - </w:t>
      </w:r>
      <w:proofErr w:type="spellStart"/>
      <w:r w:rsidR="00077150" w:rsidRPr="00980131">
        <w:rPr>
          <w:b/>
          <w:bCs/>
          <w:i/>
          <w:sz w:val="18"/>
        </w:rPr>
        <w:t>S</w:t>
      </w:r>
      <w:r w:rsidR="00077150" w:rsidRPr="00980131">
        <w:rPr>
          <w:b/>
          <w:bCs/>
          <w:i/>
          <w:sz w:val="18"/>
          <w:vertAlign w:val="subscript"/>
        </w:rPr>
        <w:t>j</w:t>
      </w:r>
      <w:proofErr w:type="spellEnd"/>
      <w:r w:rsidR="00077150" w:rsidRPr="00980131">
        <w:rPr>
          <w:b/>
          <w:bCs/>
          <w:sz w:val="18"/>
        </w:rPr>
        <w:t xml:space="preserve"> (b) Two separate functions: </w:t>
      </w:r>
      <w:proofErr w:type="spellStart"/>
      <w:r w:rsidR="00077150" w:rsidRPr="00980131">
        <w:rPr>
          <w:b/>
          <w:bCs/>
          <w:i/>
          <w:sz w:val="18"/>
        </w:rPr>
        <w:t>S</w:t>
      </w:r>
      <w:r w:rsidR="00077150" w:rsidRPr="00980131">
        <w:rPr>
          <w:b/>
          <w:bCs/>
          <w:i/>
          <w:sz w:val="18"/>
          <w:vertAlign w:val="subscript"/>
        </w:rPr>
        <w:t>j</w:t>
      </w:r>
      <w:proofErr w:type="spellEnd"/>
      <w:r w:rsidR="00077150" w:rsidRPr="00980131">
        <w:rPr>
          <w:b/>
          <w:bCs/>
          <w:sz w:val="18"/>
        </w:rPr>
        <w:t xml:space="preserve"> – </w:t>
      </w:r>
      <w:r w:rsidR="00077150" w:rsidRPr="00980131">
        <w:rPr>
          <w:b/>
          <w:bCs/>
          <w:i/>
          <w:sz w:val="18"/>
        </w:rPr>
        <w:t>S</w:t>
      </w:r>
      <w:r w:rsidR="00077150" w:rsidRPr="00980131">
        <w:rPr>
          <w:b/>
          <w:bCs/>
          <w:i/>
          <w:sz w:val="18"/>
          <w:vertAlign w:val="subscript"/>
        </w:rPr>
        <w:t xml:space="preserve">j+1 </w:t>
      </w:r>
      <w:r w:rsidR="00077150" w:rsidRPr="00980131">
        <w:rPr>
          <w:b/>
          <w:bCs/>
          <w:i/>
          <w:sz w:val="18"/>
        </w:rPr>
        <w:t xml:space="preserve">&amp; </w:t>
      </w:r>
      <w:proofErr w:type="spellStart"/>
      <w:proofErr w:type="gramStart"/>
      <w:r w:rsidR="00077150" w:rsidRPr="00980131">
        <w:rPr>
          <w:b/>
          <w:bCs/>
          <w:i/>
          <w:sz w:val="18"/>
        </w:rPr>
        <w:t>S</w:t>
      </w:r>
      <w:r w:rsidR="00077150" w:rsidRPr="00980131">
        <w:rPr>
          <w:b/>
          <w:bCs/>
          <w:i/>
          <w:sz w:val="18"/>
          <w:vertAlign w:val="subscript"/>
        </w:rPr>
        <w:t>k</w:t>
      </w:r>
      <w:proofErr w:type="spellEnd"/>
      <w:proofErr w:type="gramEnd"/>
      <w:r w:rsidR="00077150" w:rsidRPr="00980131">
        <w:rPr>
          <w:b/>
          <w:bCs/>
          <w:sz w:val="18"/>
        </w:rPr>
        <w:t xml:space="preserve"> – </w:t>
      </w:r>
      <w:r w:rsidR="00077150" w:rsidRPr="00980131">
        <w:rPr>
          <w:b/>
          <w:bCs/>
          <w:i/>
          <w:sz w:val="18"/>
        </w:rPr>
        <w:t>S</w:t>
      </w:r>
      <w:r w:rsidR="00077150" w:rsidRPr="00980131">
        <w:rPr>
          <w:b/>
          <w:bCs/>
          <w:i/>
          <w:sz w:val="18"/>
          <w:vertAlign w:val="subscript"/>
        </w:rPr>
        <w:t>k+1</w:t>
      </w:r>
      <w:r w:rsidR="00077150" w:rsidRPr="00980131">
        <w:rPr>
          <w:b/>
          <w:bCs/>
          <w:sz w:val="18"/>
        </w:rPr>
        <w:t xml:space="preserve">. Extrapolated regions: </w:t>
      </w:r>
      <w:r w:rsidR="00077150" w:rsidRPr="00980131">
        <w:rPr>
          <w:b/>
          <w:bCs/>
          <w:i/>
          <w:sz w:val="18"/>
        </w:rPr>
        <w:t xml:space="preserve">0 - </w:t>
      </w:r>
      <w:proofErr w:type="spellStart"/>
      <w:r w:rsidR="00077150" w:rsidRPr="00980131">
        <w:rPr>
          <w:b/>
          <w:bCs/>
          <w:i/>
          <w:sz w:val="18"/>
        </w:rPr>
        <w:t>S</w:t>
      </w:r>
      <w:r w:rsidR="00077150" w:rsidRPr="00980131">
        <w:rPr>
          <w:b/>
          <w:bCs/>
          <w:i/>
          <w:sz w:val="18"/>
          <w:vertAlign w:val="subscript"/>
        </w:rPr>
        <w:t>j</w:t>
      </w:r>
      <w:proofErr w:type="spellEnd"/>
      <w:r w:rsidR="00077150" w:rsidRPr="00980131">
        <w:rPr>
          <w:b/>
          <w:bCs/>
          <w:sz w:val="18"/>
        </w:rPr>
        <w:t xml:space="preserve"> &amp; </w:t>
      </w:r>
      <w:r w:rsidR="00077150" w:rsidRPr="00980131">
        <w:rPr>
          <w:b/>
          <w:bCs/>
          <w:i/>
          <w:sz w:val="18"/>
        </w:rPr>
        <w:t>S</w:t>
      </w:r>
      <w:r w:rsidR="00077150" w:rsidRPr="00980131">
        <w:rPr>
          <w:b/>
          <w:bCs/>
          <w:i/>
          <w:sz w:val="18"/>
          <w:vertAlign w:val="subscript"/>
        </w:rPr>
        <w:t>j+1</w:t>
      </w:r>
      <w:r w:rsidR="00077150" w:rsidRPr="00980131">
        <w:rPr>
          <w:b/>
          <w:bCs/>
          <w:i/>
          <w:sz w:val="18"/>
        </w:rPr>
        <w:t xml:space="preserve"> – </w:t>
      </w:r>
      <w:proofErr w:type="spellStart"/>
      <w:proofErr w:type="gramStart"/>
      <w:r w:rsidR="00077150" w:rsidRPr="00980131">
        <w:rPr>
          <w:b/>
          <w:bCs/>
          <w:i/>
          <w:sz w:val="18"/>
        </w:rPr>
        <w:t>S</w:t>
      </w:r>
      <w:r w:rsidR="00077150" w:rsidRPr="00980131">
        <w:rPr>
          <w:b/>
          <w:bCs/>
          <w:i/>
          <w:sz w:val="18"/>
          <w:vertAlign w:val="subscript"/>
        </w:rPr>
        <w:t>k</w:t>
      </w:r>
      <w:proofErr w:type="spellEnd"/>
      <w:proofErr w:type="gramEnd"/>
      <w:r w:rsidR="007C095E" w:rsidRPr="00980131">
        <w:rPr>
          <w:b/>
          <w:bCs/>
          <w:sz w:val="18"/>
        </w:rPr>
        <w:t xml:space="preserve"> </w:t>
      </w:r>
      <w:r w:rsidR="00077150" w:rsidRPr="00980131">
        <w:rPr>
          <w:b/>
          <w:bCs/>
          <w:sz w:val="18"/>
        </w:rPr>
        <w:t xml:space="preserve">(c) New function: </w:t>
      </w:r>
      <w:r w:rsidR="00077150" w:rsidRPr="00980131">
        <w:rPr>
          <w:b/>
          <w:bCs/>
          <w:i/>
          <w:sz w:val="18"/>
        </w:rPr>
        <w:t>S</w:t>
      </w:r>
      <w:r w:rsidR="00077150" w:rsidRPr="00980131">
        <w:rPr>
          <w:b/>
          <w:bCs/>
          <w:i/>
          <w:sz w:val="18"/>
          <w:vertAlign w:val="subscript"/>
        </w:rPr>
        <w:t>n</w:t>
      </w:r>
      <w:r w:rsidR="00077150" w:rsidRPr="00980131">
        <w:rPr>
          <w:b/>
          <w:bCs/>
          <w:i/>
          <w:sz w:val="18"/>
        </w:rPr>
        <w:t>-S</w:t>
      </w:r>
      <w:r w:rsidR="00077150" w:rsidRPr="00980131">
        <w:rPr>
          <w:b/>
          <w:bCs/>
          <w:i/>
          <w:sz w:val="18"/>
          <w:vertAlign w:val="subscript"/>
        </w:rPr>
        <w:t>n+1</w:t>
      </w:r>
      <w:r w:rsidR="00077150" w:rsidRPr="00980131">
        <w:rPr>
          <w:b/>
          <w:bCs/>
          <w:sz w:val="18"/>
        </w:rPr>
        <w:t xml:space="preserve">. Extrapolated regions: </w:t>
      </w:r>
      <w:r w:rsidR="00077150" w:rsidRPr="00980131">
        <w:rPr>
          <w:b/>
          <w:bCs/>
          <w:i/>
          <w:sz w:val="18"/>
        </w:rPr>
        <w:t xml:space="preserve">0 - </w:t>
      </w:r>
      <w:proofErr w:type="spellStart"/>
      <w:r w:rsidR="00077150" w:rsidRPr="00980131">
        <w:rPr>
          <w:b/>
          <w:bCs/>
          <w:i/>
          <w:sz w:val="18"/>
        </w:rPr>
        <w:t>S</w:t>
      </w:r>
      <w:r w:rsidR="00077150" w:rsidRPr="00980131">
        <w:rPr>
          <w:b/>
          <w:bCs/>
          <w:i/>
          <w:sz w:val="18"/>
          <w:vertAlign w:val="subscript"/>
        </w:rPr>
        <w:t>j</w:t>
      </w:r>
      <w:proofErr w:type="spellEnd"/>
      <w:r w:rsidR="00077150" w:rsidRPr="00980131">
        <w:rPr>
          <w:b/>
          <w:bCs/>
          <w:sz w:val="18"/>
        </w:rPr>
        <w:t xml:space="preserve"> &amp; </w:t>
      </w:r>
      <w:proofErr w:type="gramStart"/>
      <w:r w:rsidR="00077150" w:rsidRPr="00980131">
        <w:rPr>
          <w:b/>
          <w:bCs/>
          <w:i/>
          <w:sz w:val="18"/>
        </w:rPr>
        <w:t>S</w:t>
      </w:r>
      <w:r w:rsidR="00077150" w:rsidRPr="00980131">
        <w:rPr>
          <w:b/>
          <w:bCs/>
          <w:i/>
          <w:sz w:val="18"/>
          <w:vertAlign w:val="subscript"/>
        </w:rPr>
        <w:t>k+</w:t>
      </w:r>
      <w:proofErr w:type="gramEnd"/>
      <w:r w:rsidR="00077150" w:rsidRPr="00980131">
        <w:rPr>
          <w:b/>
          <w:bCs/>
          <w:i/>
          <w:sz w:val="18"/>
          <w:vertAlign w:val="subscript"/>
        </w:rPr>
        <w:t>1</w:t>
      </w:r>
      <w:r w:rsidR="00077150" w:rsidRPr="00980131">
        <w:rPr>
          <w:b/>
          <w:bCs/>
          <w:i/>
          <w:sz w:val="18"/>
        </w:rPr>
        <w:t xml:space="preserve"> – S</w:t>
      </w:r>
      <w:r w:rsidR="00077150" w:rsidRPr="00980131">
        <w:rPr>
          <w:b/>
          <w:bCs/>
          <w:i/>
          <w:sz w:val="18"/>
          <w:vertAlign w:val="subscript"/>
        </w:rPr>
        <w:t>n</w:t>
      </w:r>
      <w:r w:rsidR="00077150" w:rsidRPr="00980131">
        <w:rPr>
          <w:b/>
          <w:bCs/>
          <w:sz w:val="18"/>
        </w:rPr>
        <w:t>.</w:t>
      </w:r>
    </w:p>
    <w:p w:rsidR="00EE6D14" w:rsidRDefault="00EE6D14">
      <w:pPr>
        <w:jc w:val="center"/>
        <w:rPr>
          <w:ins w:id="964" w:author="CSE" w:date="2014-03-19T15:54:00Z"/>
          <w:b/>
          <w:bCs/>
          <w:sz w:val="18"/>
        </w:rPr>
        <w:pPrChange w:id="965" w:author="CSE" w:date="2014-03-19T15:55:00Z">
          <w:pPr/>
        </w:pPrChange>
      </w:pPr>
    </w:p>
    <w:p w:rsidR="00FD7054" w:rsidRDefault="00FD7054">
      <w:del w:id="966" w:author="CSE" w:date="2014-03-19T00:25:00Z">
        <w:r w:rsidDel="00235744">
          <w:delText>On the</w:delText>
        </w:r>
        <w:r w:rsidR="009D4F66" w:rsidDel="00235744">
          <w:delText xml:space="preserve"> other hand in Figure 7</w:delText>
        </w:r>
        <w:r w:rsidDel="00235744">
          <w:delText xml:space="preserve">(b), the new extrapolated regions are from </w:delText>
        </w:r>
        <w:r w:rsidRPr="00406784" w:rsidDel="00235744">
          <w:rPr>
            <w:i/>
          </w:rPr>
          <w:delText>0</w:delText>
        </w:r>
        <w:r w:rsidDel="00235744">
          <w:delText xml:space="preserve"> to </w:delText>
        </w:r>
        <w:r w:rsidRPr="00406784" w:rsidDel="00235744">
          <w:rPr>
            <w:i/>
          </w:rPr>
          <w:delText>S</w:delText>
        </w:r>
        <w:r w:rsidRPr="00406784" w:rsidDel="00235744">
          <w:rPr>
            <w:i/>
            <w:vertAlign w:val="subscript"/>
          </w:rPr>
          <w:delText>j</w:delText>
        </w:r>
        <w:r w:rsidDel="00235744">
          <w:rPr>
            <w:i/>
            <w:vertAlign w:val="subscript"/>
          </w:rPr>
          <w:delText xml:space="preserve"> </w:delText>
        </w:r>
        <w:r w:rsidRPr="00406784" w:rsidDel="00235744">
          <w:rPr>
            <w:i/>
          </w:rPr>
          <w:delText>and</w:delText>
        </w:r>
        <w:r w:rsidDel="00235744">
          <w:rPr>
            <w:i/>
            <w:vertAlign w:val="subscript"/>
          </w:rPr>
          <w:delText xml:space="preserve"> </w:delText>
        </w:r>
        <w:r w:rsidRPr="00406784" w:rsidDel="00235744">
          <w:rPr>
            <w:i/>
          </w:rPr>
          <w:delText>S</w:delText>
        </w:r>
        <w:r w:rsidDel="00235744">
          <w:rPr>
            <w:i/>
            <w:vertAlign w:val="subscript"/>
          </w:rPr>
          <w:delText>j+1</w:delText>
        </w:r>
        <w:r w:rsidDel="00235744">
          <w:delText xml:space="preserve"> to </w:delText>
        </w:r>
        <w:r w:rsidRPr="00406784" w:rsidDel="00235744">
          <w:rPr>
            <w:i/>
          </w:rPr>
          <w:delText>S</w:delText>
        </w:r>
        <w:r w:rsidDel="00235744">
          <w:rPr>
            <w:i/>
            <w:vertAlign w:val="subscript"/>
          </w:rPr>
          <w:delText>k.</w:delText>
        </w:r>
        <w:r w:rsidDel="00235744">
          <w:delText xml:space="preserve"> </w:delText>
        </w:r>
      </w:del>
      <w:del w:id="967" w:author="CSE" w:date="2014-03-18T19:47:00Z">
        <w:r w:rsidDel="00CA32CA">
          <w:delText xml:space="preserve">If the sensor value goes to </w:delText>
        </w:r>
      </w:del>
      <w:del w:id="968" w:author="CSE" w:date="2014-03-19T00:25:00Z">
        <w:r w:rsidRPr="00406784" w:rsidDel="00235744">
          <w:rPr>
            <w:i/>
          </w:rPr>
          <w:delText>S</w:delText>
        </w:r>
        <w:r w:rsidRPr="00406784" w:rsidDel="00235744">
          <w:rPr>
            <w:i/>
            <w:vertAlign w:val="subscript"/>
          </w:rPr>
          <w:delText>m</w:delText>
        </w:r>
        <w:r w:rsidDel="00235744">
          <w:delText xml:space="preserve"> where </w:delText>
        </w:r>
        <w:r w:rsidRPr="00406784" w:rsidDel="00235744">
          <w:rPr>
            <w:i/>
          </w:rPr>
          <w:delText>S</w:delText>
        </w:r>
        <w:r w:rsidRPr="00406784" w:rsidDel="00235744">
          <w:rPr>
            <w:i/>
            <w:vertAlign w:val="subscript"/>
          </w:rPr>
          <w:delText>j+1</w:delText>
        </w:r>
        <w:r w:rsidR="00184424" w:rsidDel="00235744">
          <w:rPr>
            <w:i/>
          </w:rPr>
          <w:delText xml:space="preserve"> </w:delText>
        </w:r>
        <w:r w:rsidDel="00235744">
          <w:delText>&lt;</w:delText>
        </w:r>
        <w:r w:rsidR="00184424" w:rsidDel="00235744">
          <w:delText xml:space="preserve"> </w:delText>
        </w:r>
        <w:r w:rsidRPr="00406784" w:rsidDel="00235744">
          <w:rPr>
            <w:i/>
          </w:rPr>
          <w:delText>S</w:delText>
        </w:r>
        <w:r w:rsidRPr="00406784" w:rsidDel="00235744">
          <w:rPr>
            <w:i/>
            <w:vertAlign w:val="subscript"/>
          </w:rPr>
          <w:delText>m</w:delText>
        </w:r>
        <w:r w:rsidR="00184424" w:rsidDel="00235744">
          <w:rPr>
            <w:i/>
          </w:rPr>
          <w:delText xml:space="preserve"> </w:delText>
        </w:r>
        <w:r w:rsidDel="00235744">
          <w:rPr>
            <w:i/>
          </w:rPr>
          <w:delText>&lt;</w:delText>
        </w:r>
        <w:r w:rsidRPr="00406784" w:rsidDel="00235744">
          <w:rPr>
            <w:i/>
          </w:rPr>
          <w:delText>S</w:delText>
        </w:r>
        <w:r w:rsidRPr="00406784" w:rsidDel="00235744">
          <w:rPr>
            <w:i/>
            <w:vertAlign w:val="subscript"/>
          </w:rPr>
          <w:delText>k</w:delText>
        </w:r>
        <w:r w:rsidDel="00235744">
          <w:delText xml:space="preserve">, the calibrator will trigger again and the system will create a new function from </w:delText>
        </w:r>
        <w:r w:rsidRPr="00406784" w:rsidDel="00235744">
          <w:rPr>
            <w:i/>
          </w:rPr>
          <w:delText>S</w:delText>
        </w:r>
        <w:r w:rsidRPr="00406784" w:rsidDel="00235744">
          <w:rPr>
            <w:i/>
            <w:vertAlign w:val="subscript"/>
          </w:rPr>
          <w:delText>m</w:delText>
        </w:r>
        <w:r w:rsidDel="00235744">
          <w:rPr>
            <w:i/>
            <w:vertAlign w:val="subscript"/>
          </w:rPr>
          <w:delText xml:space="preserve"> </w:delText>
        </w:r>
        <w:r w:rsidDel="00235744">
          <w:delText xml:space="preserve">to </w:delText>
        </w:r>
        <w:r w:rsidRPr="00406784" w:rsidDel="00235744">
          <w:rPr>
            <w:i/>
          </w:rPr>
          <w:delText>S</w:delText>
        </w:r>
        <w:r w:rsidRPr="00406784" w:rsidDel="00235744">
          <w:rPr>
            <w:i/>
            <w:vertAlign w:val="subscript"/>
          </w:rPr>
          <w:delText>k+1</w:delText>
        </w:r>
        <w:r w:rsidDel="00235744">
          <w:delText xml:space="preserve">. Note that this time the calibrator will only extrapolate from </w:delText>
        </w:r>
        <w:r w:rsidRPr="00406784" w:rsidDel="00235744">
          <w:rPr>
            <w:i/>
          </w:rPr>
          <w:delText>S</w:delText>
        </w:r>
        <w:r w:rsidRPr="00406784" w:rsidDel="00235744">
          <w:rPr>
            <w:i/>
            <w:vertAlign w:val="subscript"/>
          </w:rPr>
          <w:delText>m</w:delText>
        </w:r>
        <w:r w:rsidDel="00235744">
          <w:delText xml:space="preserve"> to </w:delText>
        </w:r>
        <w:r w:rsidRPr="00406784" w:rsidDel="00235744">
          <w:rPr>
            <w:i/>
          </w:rPr>
          <w:delText>S</w:delText>
        </w:r>
        <w:r w:rsidRPr="00406784" w:rsidDel="00235744">
          <w:rPr>
            <w:i/>
            <w:vertAlign w:val="subscript"/>
          </w:rPr>
          <w:delText>j+1</w:delText>
        </w:r>
        <w:r w:rsidDel="00235744">
          <w:delText xml:space="preserve"> as </w:delText>
        </w:r>
      </w:del>
      <w:del w:id="969" w:author="CSE" w:date="2014-03-18T19:39:00Z">
        <w:r w:rsidDel="00E11125">
          <w:delText>we</w:delText>
        </w:r>
      </w:del>
      <w:del w:id="970" w:author="CSE" w:date="2014-03-19T00:25:00Z">
        <w:r w:rsidDel="00235744">
          <w:delText xml:space="preserve"> already ha</w:delText>
        </w:r>
      </w:del>
      <w:del w:id="971" w:author="CSE" w:date="2014-03-18T19:39:00Z">
        <w:r w:rsidDel="00E11125">
          <w:delText>ve</w:delText>
        </w:r>
      </w:del>
      <w:del w:id="972" w:author="CSE" w:date="2014-03-19T00:25:00Z">
        <w:r w:rsidDel="00235744">
          <w:delText xml:space="preserve"> a function from </w:delText>
        </w:r>
        <w:r w:rsidRPr="00406784" w:rsidDel="00235744">
          <w:rPr>
            <w:i/>
          </w:rPr>
          <w:delText>S</w:delText>
        </w:r>
        <w:r w:rsidRPr="00406784" w:rsidDel="00235744">
          <w:rPr>
            <w:i/>
            <w:vertAlign w:val="subscript"/>
          </w:rPr>
          <w:delText>j</w:delText>
        </w:r>
        <w:r w:rsidDel="00235744">
          <w:delText xml:space="preserve"> to </w:delText>
        </w:r>
        <w:r w:rsidRPr="00406784" w:rsidDel="00235744">
          <w:rPr>
            <w:i/>
          </w:rPr>
          <w:delText>S</w:delText>
        </w:r>
        <w:r w:rsidRPr="00406784" w:rsidDel="00235744">
          <w:rPr>
            <w:i/>
            <w:vertAlign w:val="subscript"/>
          </w:rPr>
          <w:delText>j+1</w:delText>
        </w:r>
        <w:r w:rsidDel="00235744">
          <w:delText xml:space="preserve">. </w:delText>
        </w:r>
      </w:del>
    </w:p>
    <w:p w:rsidR="00FD7054" w:rsidDel="00235744" w:rsidRDefault="00FD7054" w:rsidP="00FD7054">
      <w:pPr>
        <w:rPr>
          <w:del w:id="973" w:author="CSE" w:date="2014-03-19T00:25:00Z"/>
          <w:i/>
        </w:rPr>
      </w:pPr>
      <w:del w:id="974" w:author="CSE" w:date="2014-03-19T00:25:00Z">
        <w:r w:rsidDel="00235744">
          <w:delText xml:space="preserve">Similarly, if more appliances are turned on and the sensor value </w:delText>
        </w:r>
      </w:del>
      <w:del w:id="975" w:author="CSE" w:date="2014-03-18T19:48:00Z">
        <w:r w:rsidDel="00CA32CA">
          <w:delText xml:space="preserve">goes to </w:delText>
        </w:r>
        <w:r w:rsidRPr="00406784" w:rsidDel="00CA32CA">
          <w:rPr>
            <w:i/>
          </w:rPr>
          <w:delText>S</w:delText>
        </w:r>
        <w:r w:rsidRPr="00406784" w:rsidDel="00CA32CA">
          <w:rPr>
            <w:i/>
            <w:vertAlign w:val="subscript"/>
          </w:rPr>
          <w:delText>n</w:delText>
        </w:r>
        <w:r w:rsidDel="00CA32CA">
          <w:delText xml:space="preserve"> where </w:delText>
        </w:r>
        <w:r w:rsidRPr="00406784" w:rsidDel="00CA32CA">
          <w:rPr>
            <w:i/>
          </w:rPr>
          <w:delText>S</w:delText>
        </w:r>
        <w:r w:rsidRPr="00406784" w:rsidDel="00CA32CA">
          <w:rPr>
            <w:i/>
            <w:vertAlign w:val="subscript"/>
          </w:rPr>
          <w:delText>n</w:delText>
        </w:r>
        <w:r w:rsidDel="00CA32CA">
          <w:delText>&gt;</w:delText>
        </w:r>
      </w:del>
      <w:del w:id="976" w:author="CSE" w:date="2014-03-19T00:25:00Z">
        <w:r w:rsidRPr="00406784" w:rsidDel="00235744">
          <w:rPr>
            <w:i/>
          </w:rPr>
          <w:delText>S</w:delText>
        </w:r>
        <w:r w:rsidRPr="00406784" w:rsidDel="00235744">
          <w:rPr>
            <w:i/>
            <w:vertAlign w:val="subscript"/>
          </w:rPr>
          <w:delText>k+1</w:delText>
        </w:r>
        <w:r w:rsidDel="00235744">
          <w:delText xml:space="preserve">, the calibrator will trigger and </w:delText>
        </w:r>
      </w:del>
      <w:del w:id="977" w:author="CSE" w:date="2014-03-18T19:39:00Z">
        <w:r w:rsidDel="00E11125">
          <w:delText>our</w:delText>
        </w:r>
      </w:del>
      <w:del w:id="978" w:author="CSE" w:date="2014-03-19T00:25:00Z">
        <w:r w:rsidDel="00235744">
          <w:delText xml:space="preserve"> system will create a new function from </w:delText>
        </w:r>
        <w:r w:rsidRPr="00406784" w:rsidDel="00235744">
          <w:rPr>
            <w:i/>
          </w:rPr>
          <w:delText>S</w:delText>
        </w:r>
        <w:r w:rsidRPr="00406784" w:rsidDel="00235744">
          <w:rPr>
            <w:i/>
            <w:vertAlign w:val="subscript"/>
          </w:rPr>
          <w:delText>n</w:delText>
        </w:r>
        <w:r w:rsidDel="00235744">
          <w:delText xml:space="preserve"> to </w:delText>
        </w:r>
        <w:r w:rsidRPr="00406784" w:rsidDel="00235744">
          <w:rPr>
            <w:i/>
          </w:rPr>
          <w:delText>S</w:delText>
        </w:r>
        <w:r w:rsidRPr="00406784" w:rsidDel="00235744">
          <w:rPr>
            <w:i/>
            <w:vertAlign w:val="subscript"/>
          </w:rPr>
          <w:delText>n+1</w:delText>
        </w:r>
        <w:r w:rsidDel="00235744">
          <w:rPr>
            <w:i/>
            <w:vertAlign w:val="subscript"/>
          </w:rPr>
          <w:delText xml:space="preserve"> </w:delText>
        </w:r>
        <w:r w:rsidR="009D4F66" w:rsidDel="00235744">
          <w:delText>(Figure 7</w:delText>
        </w:r>
        <w:r w:rsidDel="00235744">
          <w:delText xml:space="preserve">(c)). Again the system will only extrapolate from </w:delText>
        </w:r>
        <w:r w:rsidRPr="00406784" w:rsidDel="00235744">
          <w:rPr>
            <w:i/>
          </w:rPr>
          <w:delText>S</w:delText>
        </w:r>
        <w:r w:rsidRPr="00406784" w:rsidDel="00235744">
          <w:rPr>
            <w:i/>
            <w:vertAlign w:val="subscript"/>
          </w:rPr>
          <w:delText>n</w:delText>
        </w:r>
        <w:r w:rsidDel="00235744">
          <w:delText xml:space="preserve"> to </w:delText>
        </w:r>
        <w:r w:rsidRPr="00406784" w:rsidDel="00235744">
          <w:rPr>
            <w:i/>
          </w:rPr>
          <w:delText>S</w:delText>
        </w:r>
        <w:r w:rsidRPr="00406784" w:rsidDel="00235744">
          <w:rPr>
            <w:i/>
            <w:vertAlign w:val="subscript"/>
          </w:rPr>
          <w:delText>k+1</w:delText>
        </w:r>
        <w:r w:rsidDel="00235744">
          <w:delText xml:space="preserve"> as </w:delText>
        </w:r>
      </w:del>
      <w:del w:id="979" w:author="CSE" w:date="2014-03-18T19:39:00Z">
        <w:r w:rsidDel="00E11125">
          <w:delText>we</w:delText>
        </w:r>
      </w:del>
      <w:del w:id="980" w:author="CSE" w:date="2014-03-19T00:25:00Z">
        <w:r w:rsidDel="00235744">
          <w:delText xml:space="preserve"> already ha</w:delText>
        </w:r>
      </w:del>
      <w:del w:id="981" w:author="CSE" w:date="2014-03-18T19:39:00Z">
        <w:r w:rsidDel="00E11125">
          <w:delText>ve</w:delText>
        </w:r>
      </w:del>
      <w:del w:id="982" w:author="CSE" w:date="2014-03-19T00:25:00Z">
        <w:r w:rsidDel="00235744">
          <w:delText xml:space="preserve"> prediction function from </w:delText>
        </w:r>
        <w:r w:rsidRPr="00406784" w:rsidDel="00235744">
          <w:rPr>
            <w:i/>
          </w:rPr>
          <w:delText>S</w:delText>
        </w:r>
        <w:r w:rsidDel="00235744">
          <w:rPr>
            <w:i/>
            <w:vertAlign w:val="subscript"/>
          </w:rPr>
          <w:delText>j</w:delText>
        </w:r>
        <w:r w:rsidRPr="00406784" w:rsidDel="00235744">
          <w:rPr>
            <w:i/>
          </w:rPr>
          <w:delText xml:space="preserve"> </w:delText>
        </w:r>
        <w:r w:rsidDel="00235744">
          <w:rPr>
            <w:i/>
          </w:rPr>
          <w:delText xml:space="preserve">to </w:delText>
        </w:r>
        <w:r w:rsidRPr="00406784" w:rsidDel="00235744">
          <w:rPr>
            <w:i/>
          </w:rPr>
          <w:delText>S</w:delText>
        </w:r>
        <w:r w:rsidRPr="00406784" w:rsidDel="00235744">
          <w:rPr>
            <w:i/>
            <w:vertAlign w:val="subscript"/>
          </w:rPr>
          <w:delText>k</w:delText>
        </w:r>
        <w:r w:rsidDel="00235744">
          <w:rPr>
            <w:i/>
            <w:vertAlign w:val="subscript"/>
          </w:rPr>
          <w:delText>+1</w:delText>
        </w:r>
        <w:r w:rsidDel="00235744">
          <w:delText xml:space="preserve">. In other words, as time goes by, the extrapolated regions will shrink more and more and </w:delText>
        </w:r>
      </w:del>
      <w:del w:id="983" w:author="CSE" w:date="2014-03-18T19:40:00Z">
        <w:r w:rsidDel="00E11125">
          <w:delText>we</w:delText>
        </w:r>
      </w:del>
      <w:del w:id="984" w:author="CSE" w:date="2014-03-19T00:25:00Z">
        <w:r w:rsidDel="00235744">
          <w:delText xml:space="preserve"> will have a better translation function from </w:delText>
        </w:r>
        <w:r w:rsidRPr="00406784" w:rsidDel="00235744">
          <w:rPr>
            <w:i/>
          </w:rPr>
          <w:delText>S</w:delText>
        </w:r>
        <w:r w:rsidDel="00235744">
          <w:delText xml:space="preserve"> to </w:delText>
        </w:r>
        <w:r w:rsidRPr="00406784" w:rsidDel="00235744">
          <w:rPr>
            <w:i/>
          </w:rPr>
          <w:delText>I</w:delText>
        </w:r>
        <w:r w:rsidDel="00235744">
          <w:rPr>
            <w:i/>
          </w:rPr>
          <w:delText>.</w:delText>
        </w:r>
      </w:del>
    </w:p>
    <w:p w:rsidR="00346FC2" w:rsidDel="00235744" w:rsidRDefault="00FD7054" w:rsidP="00FD7054">
      <w:pPr>
        <w:rPr>
          <w:del w:id="985" w:author="CSE" w:date="2014-03-19T00:25:00Z"/>
        </w:rPr>
      </w:pPr>
      <w:del w:id="986" w:author="CSE" w:date="2014-03-19T00:25:00Z">
        <w:r w:rsidDel="00235744">
          <w:delText xml:space="preserve">In summary, </w:delText>
        </w:r>
        <w:r w:rsidR="00276218" w:rsidDel="00235744">
          <w:delText>t</w:delText>
        </w:r>
        <w:r w:rsidDel="00235744">
          <w:delText xml:space="preserve">he core </w:delText>
        </w:r>
      </w:del>
      <w:ins w:id="987" w:author="Sidhant Gupta" w:date="2014-03-19T00:00:00Z">
        <w:del w:id="988" w:author="CSE" w:date="2014-03-19T00:25:00Z">
          <w:r w:rsidR="00777A8F" w:rsidDel="00235744">
            <w:delText xml:space="preserve">key </w:delText>
          </w:r>
        </w:del>
      </w:ins>
      <w:del w:id="989" w:author="CSE" w:date="2014-03-19T00:25:00Z">
        <w:r w:rsidDel="00235744">
          <w:delText>idea</w:delText>
        </w:r>
        <w:r w:rsidR="00276218" w:rsidDel="00235744">
          <w:delText xml:space="preserve"> of our system</w:delText>
        </w:r>
        <w:r w:rsidR="00603635" w:rsidDel="00235744">
          <w:delText xml:space="preserve"> is to keep</w:delText>
        </w:r>
      </w:del>
      <w:ins w:id="990" w:author="Sidhant Gupta" w:date="2014-03-19T00:01:00Z">
        <w:del w:id="991" w:author="CSE" w:date="2014-03-19T00:25:00Z">
          <w:r w:rsidR="00773103" w:rsidDel="00235744">
            <w:delText>that</w:delText>
          </w:r>
        </w:del>
      </w:ins>
      <w:del w:id="992" w:author="CSE" w:date="2014-03-19T00:25:00Z">
        <w:r w:rsidR="00603635" w:rsidDel="00235744">
          <w:delText xml:space="preserve"> </w:delText>
        </w:r>
      </w:del>
      <w:ins w:id="993" w:author="Sidhant Gupta" w:date="2014-03-19T00:01:00Z">
        <w:del w:id="994" w:author="CSE" w:date="2014-03-19T00:25:00Z">
          <w:r w:rsidR="00773103" w:rsidDel="00235744">
            <w:delText xml:space="preserve">as </w:delText>
          </w:r>
        </w:del>
      </w:ins>
      <w:del w:id="995" w:author="CSE" w:date="2014-03-19T00:25:00Z">
        <w:r w:rsidR="00603635" w:rsidDel="00235744">
          <w:delText xml:space="preserve">it </w:delText>
        </w:r>
      </w:del>
      <w:ins w:id="996" w:author="Sidhant Gupta" w:date="2014-03-19T00:00:00Z">
        <w:del w:id="997" w:author="CSE" w:date="2014-03-19T00:25:00Z">
          <w:r w:rsidR="00777A8F" w:rsidDel="00235744">
            <w:delText xml:space="preserve">the system </w:delText>
          </w:r>
        </w:del>
      </w:ins>
      <w:del w:id="998" w:author="CSE" w:date="2014-03-19T00:25:00Z">
        <w:r w:rsidDel="00235744">
          <w:delText xml:space="preserve">running </w:delText>
        </w:r>
      </w:del>
      <w:ins w:id="999" w:author="Sidhant Gupta" w:date="2014-03-19T00:01:00Z">
        <w:del w:id="1000" w:author="CSE" w:date="2014-03-19T00:25:00Z">
          <w:r w:rsidR="00773103" w:rsidDel="00235744">
            <w:delText xml:space="preserve">runs </w:delText>
          </w:r>
        </w:del>
      </w:ins>
      <w:del w:id="1001" w:author="CSE" w:date="2014-03-19T00:25:00Z">
        <w:r w:rsidDel="00235744">
          <w:delText>in a house</w:delText>
        </w:r>
      </w:del>
      <w:ins w:id="1002" w:author="Sidhant Gupta" w:date="2014-03-19T00:01:00Z">
        <w:del w:id="1003" w:author="CSE" w:date="2014-03-19T00:25:00Z">
          <w:r w:rsidR="00773103" w:rsidDel="00235744">
            <w:delText xml:space="preserve">, it captures the </w:delText>
          </w:r>
        </w:del>
      </w:ins>
      <w:del w:id="1004" w:author="CSE" w:date="2014-03-19T00:25:00Z">
        <w:r w:rsidDel="00235744">
          <w:delText xml:space="preserve"> for a reasonable amount of time so that</w:delText>
        </w:r>
        <w:r w:rsidR="00103CBC" w:rsidDel="00235744">
          <w:delText xml:space="preserve"> usual</w:delText>
        </w:r>
        <w:r w:rsidR="00F356BD" w:rsidDel="00235744">
          <w:delText xml:space="preserve"> </w:delText>
        </w:r>
        <w:r w:rsidR="009F50C5" w:rsidDel="00235744">
          <w:delText>elec</w:delText>
        </w:r>
        <w:r w:rsidR="00103CBC" w:rsidDel="00235744">
          <w:delText xml:space="preserve">trical activities </w:delText>
        </w:r>
      </w:del>
      <w:ins w:id="1005" w:author="Sidhant Gupta" w:date="2014-03-19T00:02:00Z">
        <w:del w:id="1006" w:author="CSE" w:date="2014-03-19T00:25:00Z">
          <w:r w:rsidR="00773103" w:rsidDel="00235744">
            <w:delText xml:space="preserve">that increasingly </w:delText>
          </w:r>
        </w:del>
      </w:ins>
      <w:del w:id="1007" w:author="CSE" w:date="2014-03-19T00:25:00Z">
        <w:r w:rsidR="00103CBC" w:rsidDel="00235744">
          <w:delText>provide</w:delText>
        </w:r>
        <w:r w:rsidR="00603635" w:rsidDel="00235744">
          <w:delText xml:space="preserve"> </w:delText>
        </w:r>
      </w:del>
      <w:ins w:id="1008" w:author="Sidhant Gupta" w:date="2014-03-19T00:02:00Z">
        <w:del w:id="1009" w:author="CSE" w:date="2014-03-19T00:25:00Z">
          <w:r w:rsidR="00773103" w:rsidDel="00235744">
            <w:delText xml:space="preserve">it with </w:delText>
          </w:r>
        </w:del>
      </w:ins>
      <w:del w:id="1010" w:author="CSE" w:date="2014-03-19T00:25:00Z">
        <w:r w:rsidR="00603635" w:rsidDel="00235744">
          <w:delText>a wide range of sensor values</w:delText>
        </w:r>
      </w:del>
      <w:ins w:id="1011" w:author="Sidhant Gupta" w:date="2014-03-19T00:02:00Z">
        <w:del w:id="1012" w:author="CSE" w:date="2014-03-19T00:25:00Z">
          <w:r w:rsidR="00773103" w:rsidDel="00235744">
            <w:delText xml:space="preserve"> to learn from</w:delText>
          </w:r>
        </w:del>
      </w:ins>
      <w:del w:id="1013" w:author="CSE" w:date="2014-03-19T00:25:00Z">
        <w:r w:rsidR="00603635" w:rsidDel="00235744">
          <w:delText xml:space="preserve">. </w:delText>
        </w:r>
        <w:r w:rsidR="00103CBC" w:rsidDel="00235744">
          <w:delText xml:space="preserve">As more appliances are being turned on and off, </w:delText>
        </w:r>
        <w:r w:rsidR="00603635" w:rsidDel="00235744">
          <w:delText xml:space="preserve">the system gests </w:delText>
        </w:r>
      </w:del>
      <w:ins w:id="1014" w:author="Sidhant Gupta" w:date="2014-03-18T23:52:00Z">
        <w:del w:id="1015" w:author="CSE" w:date="2014-03-19T00:25:00Z">
          <w:r w:rsidR="004C4D7B" w:rsidDel="00235744">
            <w:delText xml:space="preserve">gets </w:delText>
          </w:r>
        </w:del>
      </w:ins>
      <w:del w:id="1016" w:author="CSE" w:date="2014-03-19T00:25:00Z">
        <w:r w:rsidR="00603635" w:rsidDel="00235744">
          <w:delText xml:space="preserve">a chance to calibrate for more and more ranges and </w:delText>
        </w:r>
        <w:r w:rsidR="00103CBC" w:rsidDel="00235744">
          <w:delText>the prediction function gets more and more</w:delText>
        </w:r>
      </w:del>
      <w:ins w:id="1017" w:author="Sidhant Gupta" w:date="2014-03-19T00:02:00Z">
        <w:del w:id="1018" w:author="CSE" w:date="2014-03-19T00:25:00Z">
          <w:r w:rsidR="005B68DA" w:rsidDel="00235744">
            <w:delText>increasingly</w:delText>
          </w:r>
        </w:del>
      </w:ins>
      <w:del w:id="1019" w:author="CSE" w:date="2014-03-19T00:25:00Z">
        <w:r w:rsidR="00103CBC" w:rsidDel="00235744">
          <w:delText xml:space="preserve"> accurate.</w:delText>
        </w:r>
        <w:r w:rsidR="00603635" w:rsidDel="00235744">
          <w:delText xml:space="preserve"> We will discuss the calibration requirement more in the result</w:delText>
        </w:r>
      </w:del>
      <w:ins w:id="1020" w:author="Shwetak Patel" w:date="2014-03-18T22:07:00Z">
        <w:del w:id="1021" w:author="CSE" w:date="2014-03-19T00:25:00Z">
          <w:r w:rsidR="00F80483" w:rsidDel="00235744">
            <w:delText>s</w:delText>
          </w:r>
        </w:del>
      </w:ins>
      <w:del w:id="1022" w:author="CSE" w:date="2014-03-19T00:25:00Z">
        <w:r w:rsidR="00603635" w:rsidDel="00235744">
          <w:delText xml:space="preserve"> section.</w:delText>
        </w:r>
      </w:del>
    </w:p>
    <w:p w:rsidR="00346FC2" w:rsidRDefault="002D727C" w:rsidP="00346FC2">
      <w:pPr>
        <w:pStyle w:val="Heading1"/>
        <w:spacing w:before="0"/>
      </w:pPr>
      <w:r>
        <w:t>Analyzing transfer function</w:t>
      </w:r>
    </w:p>
    <w:p w:rsidR="00FD7054" w:rsidRPr="00A8630E" w:rsidRDefault="00FD7054" w:rsidP="00FD7054">
      <w:pPr>
        <w:pStyle w:val="Heading3"/>
        <w:rPr>
          <w:b/>
          <w:i w:val="0"/>
        </w:rPr>
      </w:pPr>
      <w:r w:rsidRPr="00A8630E">
        <w:rPr>
          <w:b/>
          <w:i w:val="0"/>
        </w:rPr>
        <w:t>Prediction using the transfer function</w:t>
      </w:r>
    </w:p>
    <w:p w:rsidR="0069149D" w:rsidRDefault="00603635" w:rsidP="009D4F66">
      <w:pPr>
        <w:rPr>
          <w:i/>
        </w:rPr>
      </w:pPr>
      <w:r>
        <w:t xml:space="preserve">Once </w:t>
      </w:r>
      <w:ins w:id="1023" w:author="CSE" w:date="2014-03-18T19:50:00Z">
        <w:r w:rsidR="00F125B3">
          <w:t>the system starts</w:t>
        </w:r>
      </w:ins>
      <w:del w:id="1024" w:author="CSE" w:date="2014-03-18T19:50:00Z">
        <w:r w:rsidR="00943D7F" w:rsidDel="00F125B3">
          <w:delText>we</w:delText>
        </w:r>
        <w:r w:rsidDel="00F125B3">
          <w:delText xml:space="preserve"> start our system</w:delText>
        </w:r>
      </w:del>
      <w:r>
        <w:t xml:space="preserve">, </w:t>
      </w:r>
      <w:ins w:id="1025" w:author="CSE" w:date="2014-03-18T19:50:00Z">
        <w:r w:rsidR="00F125B3">
          <w:t>it</w:t>
        </w:r>
      </w:ins>
      <w:del w:id="1026" w:author="CSE" w:date="2014-03-18T19:50:00Z">
        <w:r w:rsidDel="00F125B3">
          <w:delText>we</w:delText>
        </w:r>
      </w:del>
      <w:r>
        <w:t xml:space="preserve"> </w:t>
      </w:r>
      <w:r w:rsidR="00943D7F">
        <w:t>create</w:t>
      </w:r>
      <w:ins w:id="1027" w:author="CSE" w:date="2014-03-18T19:50:00Z">
        <w:r w:rsidR="00F125B3">
          <w:t>s</w:t>
        </w:r>
      </w:ins>
      <w:r w:rsidR="00FD7054">
        <w:t xml:space="preserve"> a function </w:t>
      </w:r>
      <w:r w:rsidR="00FD7054" w:rsidRPr="00406784">
        <w:rPr>
          <w:i/>
        </w:rPr>
        <w:t>F</w:t>
      </w:r>
      <w:r w:rsidR="002A1B10">
        <w:t xml:space="preserve"> that takes four magnetic field</w:t>
      </w:r>
      <w:r w:rsidR="00FD7054">
        <w:t xml:space="preserve"> </w:t>
      </w:r>
      <w:r w:rsidR="002A1B10">
        <w:t xml:space="preserve">values </w:t>
      </w:r>
      <w:r w:rsidR="00FD7054">
        <w:t>from four sensors (</w:t>
      </w:r>
      <w:r w:rsidR="00FD7054" w:rsidRPr="00406784">
        <w:rPr>
          <w:i/>
        </w:rPr>
        <w:t>S</w:t>
      </w:r>
      <w:r w:rsidR="00FD7054" w:rsidRPr="00406784">
        <w:rPr>
          <w:i/>
          <w:vertAlign w:val="subscript"/>
        </w:rPr>
        <w:t>1</w:t>
      </w:r>
      <w:r w:rsidR="00FD7054" w:rsidRPr="00406784">
        <w:rPr>
          <w:i/>
        </w:rPr>
        <w:t>, S</w:t>
      </w:r>
      <w:r w:rsidR="00FD7054" w:rsidRPr="00406784">
        <w:rPr>
          <w:i/>
          <w:vertAlign w:val="subscript"/>
        </w:rPr>
        <w:t>2</w:t>
      </w:r>
      <w:r w:rsidR="00FD7054" w:rsidRPr="00406784">
        <w:rPr>
          <w:i/>
        </w:rPr>
        <w:t>, S</w:t>
      </w:r>
      <w:r w:rsidR="00FD7054" w:rsidRPr="00406784">
        <w:rPr>
          <w:i/>
          <w:vertAlign w:val="subscript"/>
        </w:rPr>
        <w:t>3</w:t>
      </w:r>
      <w:r w:rsidR="00FD7054" w:rsidRPr="00406784">
        <w:rPr>
          <w:i/>
        </w:rPr>
        <w:t>, S</w:t>
      </w:r>
      <w:r w:rsidR="00FD7054" w:rsidRPr="00406784">
        <w:rPr>
          <w:i/>
          <w:vertAlign w:val="subscript"/>
        </w:rPr>
        <w:t>4</w:t>
      </w:r>
      <w:r w:rsidR="00FD7054">
        <w:t>) and translates them into current wave</w:t>
      </w:r>
      <w:ins w:id="1028" w:author="CSE" w:date="2014-03-18T18:33:00Z">
        <w:r w:rsidR="00C16581">
          <w:t>form</w:t>
        </w:r>
      </w:ins>
      <w:r w:rsidR="00FD7054">
        <w:t xml:space="preserve"> </w:t>
      </w:r>
      <w:r w:rsidR="00FD7054" w:rsidRPr="00406784">
        <w:rPr>
          <w:i/>
        </w:rPr>
        <w:t>I</w:t>
      </w:r>
      <w:r w:rsidR="009D4F66">
        <w:t>. Figure 8</w:t>
      </w:r>
      <w:r w:rsidR="00FD7054">
        <w:t xml:space="preserve"> shows a sample output of </w:t>
      </w:r>
      <w:ins w:id="1029" w:author="CSE" w:date="2014-03-18T19:50:00Z">
        <w:r w:rsidR="00F125B3">
          <w:t>the</w:t>
        </w:r>
      </w:ins>
      <w:del w:id="1030" w:author="CSE" w:date="2014-03-18T19:50:00Z">
        <w:r w:rsidR="00FD7054" w:rsidDel="00F125B3">
          <w:delText>our</w:delText>
        </w:r>
      </w:del>
      <w:r w:rsidR="00FD7054">
        <w:t xml:space="preserve"> prediction function </w:t>
      </w:r>
      <w:r w:rsidR="00FD7054" w:rsidRPr="00406784">
        <w:rPr>
          <w:i/>
        </w:rPr>
        <w:t>F</w:t>
      </w:r>
      <w:r w:rsidR="00FD7054">
        <w:rPr>
          <w:i/>
        </w:rPr>
        <w:t>.</w:t>
      </w:r>
    </w:p>
    <w:p w:rsidR="00834AAE" w:rsidRPr="00980131" w:rsidRDefault="00FF499E" w:rsidP="00857CB1">
      <w:pPr>
        <w:jc w:val="center"/>
        <w:rPr>
          <w:i/>
          <w:sz w:val="18"/>
        </w:rPr>
      </w:pPr>
      <w:r>
        <w:rPr>
          <w:i/>
          <w:noProof/>
        </w:rPr>
        <w:drawing>
          <wp:inline distT="0" distB="0" distL="0" distR="0" wp14:anchorId="05DA5C4F" wp14:editId="251404DD">
            <wp:extent cx="3027835" cy="889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_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27835" cy="889635"/>
                    </a:xfrm>
                    <a:prstGeom prst="rect">
                      <a:avLst/>
                    </a:prstGeom>
                    <a:noFill/>
                    <a:ln>
                      <a:noFill/>
                    </a:ln>
                  </pic:spPr>
                </pic:pic>
              </a:graphicData>
            </a:graphic>
          </wp:inline>
        </w:drawing>
      </w:r>
      <w:r w:rsidR="00C15F39">
        <w:rPr>
          <w:b/>
          <w:bCs/>
          <w:kern w:val="32"/>
          <w:sz w:val="18"/>
        </w:rPr>
        <w:t>Figure 8</w:t>
      </w:r>
      <w:r w:rsidR="00834AAE" w:rsidRPr="00980131">
        <w:rPr>
          <w:b/>
          <w:bCs/>
          <w:kern w:val="32"/>
          <w:sz w:val="18"/>
        </w:rPr>
        <w:t xml:space="preserve">:  (Top) Four waveforms from four sensors </w:t>
      </w:r>
      <w:r w:rsidR="00834AAE" w:rsidRPr="00980131">
        <w:rPr>
          <w:b/>
          <w:bCs/>
          <w:i/>
          <w:kern w:val="32"/>
          <w:sz w:val="18"/>
        </w:rPr>
        <w:t>S</w:t>
      </w:r>
      <w:r w:rsidR="00834AAE" w:rsidRPr="00980131">
        <w:rPr>
          <w:b/>
          <w:bCs/>
          <w:i/>
          <w:kern w:val="32"/>
          <w:sz w:val="18"/>
          <w:vertAlign w:val="subscript"/>
        </w:rPr>
        <w:t>1</w:t>
      </w:r>
      <w:r w:rsidR="00834AAE" w:rsidRPr="00980131">
        <w:rPr>
          <w:b/>
          <w:bCs/>
          <w:i/>
          <w:kern w:val="32"/>
          <w:sz w:val="18"/>
        </w:rPr>
        <w:t xml:space="preserve"> (blue), S</w:t>
      </w:r>
      <w:r w:rsidR="00834AAE" w:rsidRPr="00980131">
        <w:rPr>
          <w:b/>
          <w:bCs/>
          <w:i/>
          <w:kern w:val="32"/>
          <w:sz w:val="18"/>
          <w:vertAlign w:val="subscript"/>
        </w:rPr>
        <w:t>2</w:t>
      </w:r>
      <w:r w:rsidR="00834AAE" w:rsidRPr="00980131">
        <w:rPr>
          <w:b/>
          <w:bCs/>
          <w:i/>
          <w:kern w:val="32"/>
          <w:sz w:val="18"/>
        </w:rPr>
        <w:t xml:space="preserve"> (green), S</w:t>
      </w:r>
      <w:r w:rsidR="00834AAE" w:rsidRPr="00980131">
        <w:rPr>
          <w:b/>
          <w:bCs/>
          <w:i/>
          <w:kern w:val="32"/>
          <w:sz w:val="18"/>
          <w:vertAlign w:val="subscript"/>
        </w:rPr>
        <w:t>3</w:t>
      </w:r>
      <w:r w:rsidR="00834AAE" w:rsidRPr="00980131">
        <w:rPr>
          <w:b/>
          <w:bCs/>
          <w:i/>
          <w:kern w:val="32"/>
          <w:sz w:val="18"/>
        </w:rPr>
        <w:t xml:space="preserve"> (yellow), S</w:t>
      </w:r>
      <w:r w:rsidR="00834AAE" w:rsidRPr="00980131">
        <w:rPr>
          <w:b/>
          <w:bCs/>
          <w:i/>
          <w:kern w:val="32"/>
          <w:sz w:val="18"/>
          <w:vertAlign w:val="subscript"/>
        </w:rPr>
        <w:t>4</w:t>
      </w:r>
      <w:r w:rsidR="00834AAE" w:rsidRPr="00980131">
        <w:rPr>
          <w:b/>
          <w:bCs/>
          <w:i/>
          <w:kern w:val="32"/>
          <w:sz w:val="18"/>
        </w:rPr>
        <w:t xml:space="preserve"> (red)</w:t>
      </w:r>
      <w:r w:rsidR="00834AAE" w:rsidRPr="00980131">
        <w:rPr>
          <w:b/>
          <w:bCs/>
          <w:kern w:val="32"/>
          <w:sz w:val="18"/>
        </w:rPr>
        <w:t xml:space="preserve">; (Bottom) Predicted current waveform </w:t>
      </w:r>
      <w:r w:rsidR="00834AAE" w:rsidRPr="00980131">
        <w:rPr>
          <w:b/>
          <w:bCs/>
          <w:i/>
          <w:kern w:val="32"/>
          <w:sz w:val="18"/>
        </w:rPr>
        <w:t>I.</w:t>
      </w:r>
    </w:p>
    <w:p w:rsidR="00FD7054" w:rsidRPr="00FC1CE1" w:rsidRDefault="00536642" w:rsidP="00FD7054">
      <w:ins w:id="1031" w:author="CSE" w:date="2014-03-18T19:51:00Z">
        <w:r w:rsidRPr="00536642">
          <w:rPr>
            <w:rPrChange w:id="1032" w:author="CSE" w:date="2014-03-18T19:52:00Z">
              <w:rPr>
                <w:highlight w:val="yellow"/>
              </w:rPr>
            </w:rPrChange>
          </w:rPr>
          <w:t>As shown in the Figure,</w:t>
        </w:r>
      </w:ins>
      <w:del w:id="1033" w:author="CSE" w:date="2014-03-18T19:51:00Z">
        <w:r w:rsidR="00FD7054" w:rsidRPr="00F125B3" w:rsidDel="00F125B3">
          <w:delText>As we see, our</w:delText>
        </w:r>
      </w:del>
      <w:r w:rsidR="00FD7054" w:rsidRPr="00FC1CE1">
        <w:t xml:space="preserve"> </w:t>
      </w:r>
      <w:ins w:id="1034" w:author="CSE" w:date="2014-03-18T19:51:00Z">
        <w:r w:rsidR="00F125B3">
          <w:t xml:space="preserve"> the </w:t>
        </w:r>
      </w:ins>
      <w:r w:rsidR="00FD7054" w:rsidRPr="00FC1CE1">
        <w:t xml:space="preserve">system is able to predict raw current waveform flowing through each leg. In other words, </w:t>
      </w:r>
      <w:r w:rsidR="00C31805">
        <w:t>it</w:t>
      </w:r>
      <w:r w:rsidR="00FD7054" w:rsidRPr="00FC1CE1">
        <w:t xml:space="preserve"> can predict both the RMS current (</w:t>
      </w:r>
      <w:r w:rsidR="00FD7054" w:rsidRPr="00FC1CE1">
        <w:rPr>
          <w:i/>
        </w:rPr>
        <w:t>I</w:t>
      </w:r>
      <w:r w:rsidR="00FD7054" w:rsidRPr="00FC1CE1">
        <w:t>) and phase angle (</w:t>
      </w:r>
      <w:r w:rsidR="00FD7054" w:rsidRPr="00FC1CE1">
        <w:rPr>
          <w:i/>
        </w:rPr>
        <w:t>θ</w:t>
      </w:r>
      <w:r w:rsidR="00FD7054" w:rsidRPr="00FC1CE1">
        <w:t xml:space="preserve">) between the line voltage and current waveform. Predicting this </w:t>
      </w:r>
      <w:r w:rsidR="00FD7054" w:rsidRPr="00FC1CE1">
        <w:rPr>
          <w:i/>
        </w:rPr>
        <w:t xml:space="preserve">θ </w:t>
      </w:r>
      <w:r w:rsidR="00FD7054" w:rsidRPr="00FC1CE1">
        <w:t>is very important from a</w:t>
      </w:r>
      <w:ins w:id="1035" w:author="CSE" w:date="2014-03-18T19:52:00Z">
        <w:r w:rsidR="00F125B3">
          <w:t>n</w:t>
        </w:r>
      </w:ins>
      <w:r w:rsidR="00FD7054" w:rsidRPr="00FC1CE1">
        <w:t xml:space="preserve"> energy monitoring perspective as it can tell us the real power consumed by the household as oppose to apparent power. </w:t>
      </w:r>
    </w:p>
    <w:p w:rsidR="00FD7054" w:rsidRPr="00FC1CE1" w:rsidDel="00591941" w:rsidRDefault="00943D7F" w:rsidP="00FD7054">
      <w:pPr>
        <w:rPr>
          <w:del w:id="1036" w:author="Sidhant Gupta" w:date="2014-03-19T00:16:00Z"/>
          <w:i/>
        </w:rPr>
      </w:pPr>
      <w:del w:id="1037" w:author="Sidhant Gupta" w:date="2014-03-19T00:16:00Z">
        <w:r w:rsidDel="00591941">
          <w:delText>In the next</w:delText>
        </w:r>
        <w:r w:rsidR="00FD7054" w:rsidRPr="00FC1CE1" w:rsidDel="00591941">
          <w:delText xml:space="preserve"> subsection, we </w:delText>
        </w:r>
        <w:r w:rsidR="00FD7054" w:rsidRPr="00FC1CE1" w:rsidDel="008400AF">
          <w:delText>will further analyze</w:delText>
        </w:r>
        <w:r w:rsidR="00FD7054" w:rsidRPr="00FC1CE1" w:rsidDel="00591941">
          <w:delText xml:space="preserve"> why our system can predict </w:delText>
        </w:r>
        <w:r w:rsidR="00FD7054" w:rsidRPr="00FC1CE1" w:rsidDel="00591941">
          <w:rPr>
            <w:i/>
          </w:rPr>
          <w:delText>θ.</w:delText>
        </w:r>
      </w:del>
    </w:p>
    <w:p w:rsidR="00FD7054" w:rsidRPr="00A8630E" w:rsidRDefault="00FD7054" w:rsidP="00FD7054">
      <w:pPr>
        <w:pStyle w:val="Heading3"/>
        <w:rPr>
          <w:rFonts w:cs="Arial"/>
          <w:b/>
          <w:i w:val="0"/>
          <w:szCs w:val="18"/>
        </w:rPr>
      </w:pPr>
      <w:r w:rsidRPr="00A8630E">
        <w:rPr>
          <w:rFonts w:cs="Arial"/>
          <w:b/>
          <w:i w:val="0"/>
          <w:szCs w:val="18"/>
        </w:rPr>
        <w:t>Phase Angle (θ) Prediction Analysis</w:t>
      </w:r>
    </w:p>
    <w:p w:rsidR="00FD7054" w:rsidRPr="00FC1CE1" w:rsidRDefault="00FD7054" w:rsidP="00FD7054">
      <w:r w:rsidRPr="00FC1CE1">
        <w:t xml:space="preserve">To predict phase angle </w:t>
      </w:r>
      <w:r w:rsidRPr="00FC1CE1">
        <w:rPr>
          <w:i/>
        </w:rPr>
        <w:t xml:space="preserve">θ, </w:t>
      </w:r>
      <w:r w:rsidRPr="00FC1CE1">
        <w:t>we rely on the following hypothesis:</w:t>
      </w:r>
    </w:p>
    <w:p w:rsidR="00881C24" w:rsidRPr="00FC1CE1" w:rsidRDefault="00FD7054" w:rsidP="00FD7054">
      <w:pPr>
        <w:rPr>
          <w:i/>
        </w:rPr>
      </w:pPr>
      <w:r w:rsidRPr="00FC1CE1">
        <w:rPr>
          <w:i/>
        </w:rPr>
        <w:t xml:space="preserve">“Any change into the phase of the current waveform will also be reflected into the sensor waveform.” </w:t>
      </w:r>
      <w:r w:rsidR="000405B1" w:rsidRPr="00FC1CE1">
        <w:rPr>
          <w:i/>
        </w:rPr>
        <w:t xml:space="preserve"> </w:t>
      </w:r>
    </w:p>
    <w:p w:rsidR="000405B1" w:rsidRDefault="00FF499E" w:rsidP="00834AAE">
      <w:r>
        <w:rPr>
          <w:noProof/>
        </w:rPr>
        <w:lastRenderedPageBreak/>
        <w:drawing>
          <wp:inline distT="0" distB="0" distL="0" distR="0" wp14:anchorId="0C0B54AD" wp14:editId="29BC21C7">
            <wp:extent cx="3041092"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utput_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41092" cy="914400"/>
                    </a:xfrm>
                    <a:prstGeom prst="rect">
                      <a:avLst/>
                    </a:prstGeom>
                    <a:noFill/>
                    <a:ln>
                      <a:noFill/>
                    </a:ln>
                  </pic:spPr>
                </pic:pic>
              </a:graphicData>
            </a:graphic>
          </wp:inline>
        </w:drawing>
      </w:r>
    </w:p>
    <w:p w:rsidR="00881C24" w:rsidRPr="00980131" w:rsidRDefault="00C15F39" w:rsidP="00857CB1">
      <w:pPr>
        <w:jc w:val="center"/>
        <w:rPr>
          <w:b/>
          <w:bCs/>
          <w:i/>
          <w:sz w:val="18"/>
        </w:rPr>
      </w:pPr>
      <w:r>
        <w:rPr>
          <w:b/>
          <w:bCs/>
          <w:sz w:val="18"/>
        </w:rPr>
        <w:t>Figure 9</w:t>
      </w:r>
      <w:r w:rsidR="00881C24" w:rsidRPr="00980131">
        <w:rPr>
          <w:b/>
          <w:bCs/>
          <w:sz w:val="18"/>
        </w:rPr>
        <w:t>:  (Top) Current and voltage waveform are almost in phase. (Bottom) Two waveforms (</w:t>
      </w:r>
      <w:r w:rsidR="00881C24" w:rsidRPr="00980131">
        <w:rPr>
          <w:b/>
          <w:bCs/>
          <w:i/>
          <w:sz w:val="18"/>
        </w:rPr>
        <w:t>blue</w:t>
      </w:r>
      <w:r w:rsidR="00881C24" w:rsidRPr="00980131">
        <w:rPr>
          <w:b/>
          <w:bCs/>
          <w:sz w:val="18"/>
        </w:rPr>
        <w:t xml:space="preserve"> and </w:t>
      </w:r>
      <w:r w:rsidR="00881C24" w:rsidRPr="00980131">
        <w:rPr>
          <w:b/>
          <w:bCs/>
          <w:i/>
          <w:sz w:val="18"/>
        </w:rPr>
        <w:t>red</w:t>
      </w:r>
      <w:r w:rsidR="00881C24" w:rsidRPr="00980131">
        <w:rPr>
          <w:b/>
          <w:bCs/>
          <w:sz w:val="18"/>
        </w:rPr>
        <w:t>) are following the current waveform</w:t>
      </w:r>
      <w:r w:rsidR="00881C24" w:rsidRPr="00980131">
        <w:rPr>
          <w:b/>
          <w:bCs/>
          <w:i/>
          <w:sz w:val="18"/>
        </w:rPr>
        <w:t>.</w:t>
      </w:r>
    </w:p>
    <w:p w:rsidR="00881C24" w:rsidRPr="00FD7054" w:rsidRDefault="009D4F66" w:rsidP="00834AAE">
      <w:r>
        <w:t>Figure 9</w:t>
      </w:r>
      <w:r w:rsidR="00FD7054">
        <w:t xml:space="preserve"> shows an example of the validity of the hypothesis. From the top graph, we see that voltage and current waveform are </w:t>
      </w:r>
      <w:del w:id="1038" w:author="Sidhant Gupta" w:date="2014-03-19T00:16:00Z">
        <w:r w:rsidR="00FD7054" w:rsidDel="007618D5">
          <w:delText xml:space="preserve">almost </w:delText>
        </w:r>
      </w:del>
      <w:ins w:id="1039" w:author="Sidhant Gupta" w:date="2014-03-19T00:16:00Z">
        <w:r w:rsidR="007618D5">
          <w:t xml:space="preserve">closely </w:t>
        </w:r>
      </w:ins>
      <w:r w:rsidR="00FD7054">
        <w:t>in phase with each other (</w:t>
      </w:r>
      <w:r w:rsidR="00FD7054" w:rsidRPr="00406784">
        <w:rPr>
          <w:rFonts w:ascii="Cambria" w:hAnsi="Cambria"/>
          <w:i/>
        </w:rPr>
        <w:t>θ</w:t>
      </w:r>
      <w:r w:rsidR="00FD7054">
        <w:rPr>
          <w:rFonts w:ascii="Cambria" w:hAnsi="Cambria"/>
          <w:i/>
        </w:rPr>
        <w:t xml:space="preserve"> </w:t>
      </w:r>
      <w:r w:rsidR="00FD7054" w:rsidRPr="00406784">
        <w:rPr>
          <w:rFonts w:ascii="Cambria" w:hAnsi="Cambria"/>
        </w:rPr>
        <w:t>is small</w:t>
      </w:r>
      <w:r w:rsidR="00FD7054">
        <w:t>). If we carefully inspect the bottom graph, we can see that two of the magnetic waveforms (</w:t>
      </w:r>
      <w:r w:rsidR="00FD7054" w:rsidRPr="00406784">
        <w:rPr>
          <w:i/>
        </w:rPr>
        <w:t>blue</w:t>
      </w:r>
      <w:r w:rsidR="00FD7054">
        <w:t xml:space="preserve"> and </w:t>
      </w:r>
      <w:r w:rsidR="00FD7054" w:rsidRPr="00406784">
        <w:rPr>
          <w:i/>
        </w:rPr>
        <w:t>red</w:t>
      </w:r>
      <w:r w:rsidR="00FD7054">
        <w:t>) have the same phase characteristics (zero crossing rise and fall in almost same timestamps) as the current wave</w:t>
      </w:r>
      <w:ins w:id="1040" w:author="CSE" w:date="2014-03-18T18:33:00Z">
        <w:r w:rsidR="00C16581">
          <w:t>form</w:t>
        </w:r>
      </w:ins>
      <w:r w:rsidR="00FD7054">
        <w:t>. In other words, our prediction function will have more influence from these two sensors while predicting current wave</w:t>
      </w:r>
      <w:ins w:id="1041" w:author="CSE" w:date="2014-03-18T18:34:00Z">
        <w:r w:rsidR="00C16581">
          <w:t>form</w:t>
        </w:r>
      </w:ins>
      <w:r w:rsidR="00FD7054">
        <w:t>.</w:t>
      </w:r>
    </w:p>
    <w:p w:rsidR="00881C24" w:rsidRDefault="00FF499E" w:rsidP="00834AAE">
      <w:r>
        <w:rPr>
          <w:noProof/>
        </w:rPr>
        <w:drawing>
          <wp:inline distT="0" distB="0" distL="0" distR="0" wp14:anchorId="31689A39" wp14:editId="14F148C3">
            <wp:extent cx="2990266"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put_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90266" cy="914400"/>
                    </a:xfrm>
                    <a:prstGeom prst="rect">
                      <a:avLst/>
                    </a:prstGeom>
                    <a:noFill/>
                    <a:ln>
                      <a:noFill/>
                    </a:ln>
                  </pic:spPr>
                </pic:pic>
              </a:graphicData>
            </a:graphic>
          </wp:inline>
        </w:drawing>
      </w:r>
    </w:p>
    <w:p w:rsidR="00FC1CE1" w:rsidRPr="00980131" w:rsidRDefault="00C15F39" w:rsidP="00857CB1">
      <w:pPr>
        <w:jc w:val="center"/>
        <w:rPr>
          <w:b/>
          <w:bCs/>
          <w:sz w:val="18"/>
        </w:rPr>
      </w:pPr>
      <w:r>
        <w:rPr>
          <w:b/>
          <w:bCs/>
          <w:sz w:val="18"/>
        </w:rPr>
        <w:t>Figure 10</w:t>
      </w:r>
      <w:r w:rsidR="00FC1CE1" w:rsidRPr="00980131">
        <w:rPr>
          <w:b/>
          <w:bCs/>
          <w:sz w:val="18"/>
        </w:rPr>
        <w:t>:  (Top) Current waveform is lagging the voltage waveform. (Bottom) Two waveforms (</w:t>
      </w:r>
      <w:r w:rsidR="00FC1CE1" w:rsidRPr="00980131">
        <w:rPr>
          <w:b/>
          <w:bCs/>
          <w:i/>
          <w:sz w:val="18"/>
        </w:rPr>
        <w:t>blue</w:t>
      </w:r>
      <w:r w:rsidR="00FC1CE1" w:rsidRPr="00980131">
        <w:rPr>
          <w:b/>
          <w:bCs/>
          <w:sz w:val="18"/>
        </w:rPr>
        <w:t xml:space="preserve"> and </w:t>
      </w:r>
      <w:r w:rsidR="00FC1CE1" w:rsidRPr="00980131">
        <w:rPr>
          <w:b/>
          <w:bCs/>
          <w:i/>
          <w:sz w:val="18"/>
        </w:rPr>
        <w:t>red</w:t>
      </w:r>
      <w:r w:rsidR="00FC1CE1" w:rsidRPr="00980131">
        <w:rPr>
          <w:b/>
          <w:bCs/>
          <w:sz w:val="18"/>
        </w:rPr>
        <w:t>) are still following the current waveform</w:t>
      </w:r>
      <w:r w:rsidR="00FC1CE1" w:rsidRPr="00980131">
        <w:rPr>
          <w:b/>
          <w:bCs/>
          <w:i/>
          <w:sz w:val="18"/>
        </w:rPr>
        <w:t>.</w:t>
      </w:r>
    </w:p>
    <w:p w:rsidR="00FD7054" w:rsidRDefault="005E4C59" w:rsidP="00FD7054">
      <w:pPr>
        <w:rPr>
          <w:i/>
        </w:rPr>
      </w:pPr>
      <w:r>
        <w:t>Figure</w:t>
      </w:r>
      <w:r w:rsidR="009D4F66">
        <w:t xml:space="preserve"> 10 </w:t>
      </w:r>
      <w:r w:rsidR="00FD7054" w:rsidRPr="00FC1CE1">
        <w:t xml:space="preserve">(top) shows us a different scenario where </w:t>
      </w:r>
      <w:ins w:id="1042" w:author="Sidhant Gupta" w:date="2014-03-19T00:17:00Z">
        <w:r w:rsidR="007618D5">
          <w:t xml:space="preserve">the </w:t>
        </w:r>
      </w:ins>
      <w:r w:rsidR="00FD7054" w:rsidRPr="00FC1CE1">
        <w:t>current wave</w:t>
      </w:r>
      <w:ins w:id="1043" w:author="Sidhant Gupta" w:date="2014-03-19T00:17:00Z">
        <w:r w:rsidR="007618D5">
          <w:t>form</w:t>
        </w:r>
      </w:ins>
      <w:r w:rsidR="00FD7054" w:rsidRPr="00FC1CE1">
        <w:t xml:space="preserve"> is lagging the voltage wave</w:t>
      </w:r>
      <w:ins w:id="1044" w:author="Sidhant Gupta" w:date="2014-03-19T00:17:00Z">
        <w:r w:rsidR="00232366">
          <w:t>form</w:t>
        </w:r>
      </w:ins>
      <w:r w:rsidR="00FD7054" w:rsidRPr="00FC1CE1">
        <w:t xml:space="preserve"> by </w:t>
      </w:r>
      <w:del w:id="1045" w:author="Sidhant Gupta" w:date="2014-03-19T00:17:00Z">
        <w:r w:rsidR="00FD7054" w:rsidRPr="00FC1CE1" w:rsidDel="00232366">
          <w:delText xml:space="preserve">some </w:delText>
        </w:r>
      </w:del>
      <w:ins w:id="1046" w:author="Sidhant Gupta" w:date="2014-03-19T00:17:00Z">
        <w:r w:rsidR="00232366">
          <w:t>an</w:t>
        </w:r>
        <w:r w:rsidR="00232366" w:rsidRPr="00FC1CE1">
          <w:t xml:space="preserve"> </w:t>
        </w:r>
      </w:ins>
      <w:r w:rsidR="00FD7054" w:rsidRPr="00FC1CE1">
        <w:t xml:space="preserve">angle </w:t>
      </w:r>
      <w:r w:rsidR="00FD7054" w:rsidRPr="00FC1CE1">
        <w:rPr>
          <w:i/>
        </w:rPr>
        <w:t xml:space="preserve">θ. </w:t>
      </w:r>
      <w:r w:rsidR="00FD7054" w:rsidRPr="00FC1CE1">
        <w:t xml:space="preserve"> From the bottom graph, we can see that blue and red waveforms are also following the current wave</w:t>
      </w:r>
      <w:ins w:id="1047" w:author="Sidhant Gupta" w:date="2014-03-19T00:17:00Z">
        <w:r w:rsidR="00854702">
          <w:t>form</w:t>
        </w:r>
      </w:ins>
      <w:r w:rsidR="00FD7054" w:rsidRPr="00FC1CE1">
        <w:t>. In other words, when current wave</w:t>
      </w:r>
      <w:ins w:id="1048" w:author="Sidhant Gupta" w:date="2014-03-19T00:17:00Z">
        <w:r w:rsidR="00854702">
          <w:t>form</w:t>
        </w:r>
      </w:ins>
      <w:r w:rsidR="00FD7054" w:rsidRPr="00FC1CE1">
        <w:t xml:space="preserve"> is phased shifted by angle </w:t>
      </w:r>
      <w:r w:rsidR="00FD7054" w:rsidRPr="00FC1CE1">
        <w:rPr>
          <w:i/>
        </w:rPr>
        <w:t>θ,</w:t>
      </w:r>
      <w:r w:rsidR="00FD7054" w:rsidRPr="00FC1CE1">
        <w:t xml:space="preserve"> </w:t>
      </w:r>
      <w:r w:rsidR="00B129D6">
        <w:t xml:space="preserve">four </w:t>
      </w:r>
      <w:r w:rsidR="00FD7054" w:rsidRPr="00FC1CE1">
        <w:t>sensor wave</w:t>
      </w:r>
      <w:ins w:id="1049" w:author="CSE" w:date="2014-03-18T18:34:00Z">
        <w:r w:rsidR="00C16581">
          <w:t>form</w:t>
        </w:r>
      </w:ins>
      <w:r w:rsidR="00FD7054" w:rsidRPr="00FC1CE1">
        <w:t xml:space="preserve">s will also get phase shifted by some angles </w:t>
      </w:r>
      <w:r w:rsidR="00FD7054" w:rsidRPr="00FC1CE1">
        <w:rPr>
          <w:i/>
        </w:rPr>
        <w:t>θ</w:t>
      </w:r>
      <w:r w:rsidR="00FD7054" w:rsidRPr="00FC1CE1">
        <w:rPr>
          <w:i/>
          <w:vertAlign w:val="subscript"/>
        </w:rPr>
        <w:t>1</w:t>
      </w:r>
      <w:r w:rsidR="00FD7054" w:rsidRPr="00FC1CE1">
        <w:rPr>
          <w:i/>
        </w:rPr>
        <w:t>, θ</w:t>
      </w:r>
      <w:r w:rsidR="00FD7054" w:rsidRPr="00FC1CE1">
        <w:rPr>
          <w:i/>
          <w:vertAlign w:val="subscript"/>
        </w:rPr>
        <w:t>2</w:t>
      </w:r>
      <w:r w:rsidR="00FD7054" w:rsidRPr="00FC1CE1">
        <w:rPr>
          <w:i/>
        </w:rPr>
        <w:t>, θ</w:t>
      </w:r>
      <w:r w:rsidR="00FD7054" w:rsidRPr="00FC1CE1">
        <w:rPr>
          <w:i/>
          <w:vertAlign w:val="subscript"/>
        </w:rPr>
        <w:t>3</w:t>
      </w:r>
      <w:r w:rsidR="00FD7054" w:rsidRPr="00FC1CE1">
        <w:rPr>
          <w:i/>
        </w:rPr>
        <w:t>, and θ</w:t>
      </w:r>
      <w:r w:rsidR="00FD7054" w:rsidRPr="00FC1CE1">
        <w:rPr>
          <w:i/>
          <w:vertAlign w:val="subscript"/>
        </w:rPr>
        <w:t>4</w:t>
      </w:r>
      <w:r w:rsidR="00FD7054" w:rsidRPr="00FC1CE1">
        <w:rPr>
          <w:i/>
        </w:rPr>
        <w:t xml:space="preserve">. </w:t>
      </w:r>
      <w:r w:rsidR="00FD7054" w:rsidRPr="00FC1CE1">
        <w:t xml:space="preserve">Obviously these angles will be different from the original phase shift </w:t>
      </w:r>
      <w:r w:rsidR="00FD7054" w:rsidRPr="00FC1CE1">
        <w:rPr>
          <w:i/>
        </w:rPr>
        <w:t xml:space="preserve">θ. </w:t>
      </w:r>
      <w:r w:rsidR="00FD7054" w:rsidRPr="00FC1CE1">
        <w:t>But the sensors th</w:t>
      </w:r>
      <w:r w:rsidR="00FD7054">
        <w:t>at are mostly influenced by the current wave</w:t>
      </w:r>
      <w:ins w:id="1050" w:author="Sidhant Gupta" w:date="2014-03-19T00:17:00Z">
        <w:r w:rsidR="00854702">
          <w:t>form</w:t>
        </w:r>
      </w:ins>
      <w:r w:rsidR="00FD7054" w:rsidRPr="00FC1CE1">
        <w:t xml:space="preserve"> will have a closer shift to the angle </w:t>
      </w:r>
      <w:r w:rsidR="00FD7054" w:rsidRPr="00FC1CE1">
        <w:rPr>
          <w:i/>
        </w:rPr>
        <w:t>θ</w:t>
      </w:r>
      <w:r w:rsidR="00FD7054">
        <w:rPr>
          <w:i/>
        </w:rPr>
        <w:t xml:space="preserve">. </w:t>
      </w:r>
      <w:r w:rsidR="00FD7054" w:rsidRPr="00FC1CE1">
        <w:t>Therefore</w:t>
      </w:r>
      <w:r w:rsidR="00FD7054">
        <w:rPr>
          <w:i/>
        </w:rPr>
        <w:t xml:space="preserve"> </w:t>
      </w:r>
      <w:r w:rsidR="00FD7054">
        <w:t>the difference</w:t>
      </w:r>
      <w:r w:rsidR="00B129D6">
        <w:t xml:space="preserve"> (</w:t>
      </w:r>
      <w:proofErr w:type="spellStart"/>
      <w:r w:rsidR="00B129D6" w:rsidRPr="00FC1CE1">
        <w:rPr>
          <w:i/>
        </w:rPr>
        <w:t>θ</w:t>
      </w:r>
      <w:r w:rsidR="00B129D6" w:rsidRPr="00FC1CE1">
        <w:rPr>
          <w:i/>
          <w:vertAlign w:val="subscript"/>
        </w:rPr>
        <w:t>diff</w:t>
      </w:r>
      <w:proofErr w:type="spellEnd"/>
      <w:r w:rsidR="00B129D6">
        <w:t>)</w:t>
      </w:r>
      <w:r w:rsidR="00FD7054">
        <w:t xml:space="preserve"> betw</w:t>
      </w:r>
      <w:r w:rsidR="00B129D6">
        <w:t>een real shift and sensed shift</w:t>
      </w:r>
      <w:r w:rsidR="00FD7054">
        <w:t xml:space="preserve"> will be small.</w:t>
      </w:r>
      <w:r w:rsidR="00FD7054" w:rsidRPr="00FC1CE1">
        <w:rPr>
          <w:i/>
        </w:rPr>
        <w:t xml:space="preserve"> </w:t>
      </w:r>
    </w:p>
    <w:p w:rsidR="00264795" w:rsidRDefault="00FD4687" w:rsidP="00FD7054">
      <w:pPr>
        <w:rPr>
          <w:ins w:id="1051" w:author="CSE" w:date="2014-03-18T23:44:00Z"/>
        </w:rPr>
      </w:pPr>
      <w:r>
        <w:t>H</w:t>
      </w:r>
      <w:r w:rsidR="00EF3BE5">
        <w:t>owever</w:t>
      </w:r>
      <w:r>
        <w:t xml:space="preserve"> due to the </w:t>
      </w:r>
      <w:r w:rsidR="00EF3BE5">
        <w:t xml:space="preserve">presence of the sheet metal between the main lines and magnetic sensors, </w:t>
      </w:r>
      <w:r w:rsidR="008311CA">
        <w:t>the phase</w:t>
      </w:r>
      <w:r w:rsidR="00EF3BE5">
        <w:t xml:space="preserve"> difference</w:t>
      </w:r>
      <w:r w:rsidR="008311CA">
        <w:t xml:space="preserve"> (</w:t>
      </w:r>
      <w:proofErr w:type="spellStart"/>
      <w:r w:rsidR="008311CA" w:rsidRPr="00FC1CE1">
        <w:rPr>
          <w:i/>
        </w:rPr>
        <w:t>θ</w:t>
      </w:r>
      <w:r w:rsidR="008311CA" w:rsidRPr="00FC1CE1">
        <w:rPr>
          <w:i/>
          <w:vertAlign w:val="subscript"/>
        </w:rPr>
        <w:t>diff</w:t>
      </w:r>
      <w:proofErr w:type="spellEnd"/>
      <w:r w:rsidR="008311CA">
        <w:t>)</w:t>
      </w:r>
      <w:ins w:id="1052" w:author="CSE" w:date="2014-03-19T17:02:00Z">
        <w:r w:rsidR="002C52F3">
          <w:t xml:space="preserve"> </w:t>
        </w:r>
      </w:ins>
      <w:del w:id="1053" w:author="CSE" w:date="2014-03-19T00:34:00Z">
        <w:r w:rsidR="00EF3BE5" w:rsidDel="002456D5">
          <w:delText xml:space="preserve"> </w:delText>
        </w:r>
      </w:del>
      <w:r w:rsidR="00EF3BE5">
        <w:t>between the actual current waveform going through the lines and magnetic waveform sensed by the sensor becomes a nonlinear function of magnetic saturation and permeability of the material.</w:t>
      </w:r>
      <w:r w:rsidR="008311CA">
        <w:t xml:space="preserve"> The surrounding </w:t>
      </w:r>
      <w:del w:id="1054" w:author="Sidhant Gupta" w:date="2014-03-19T00:18:00Z">
        <w:r w:rsidR="008311CA" w:rsidDel="00064C08">
          <w:delText xml:space="preserve">magnets </w:delText>
        </w:r>
      </w:del>
      <w:ins w:id="1055" w:author="Sidhant Gupta" w:date="2014-03-19T00:18:00Z">
        <w:r w:rsidR="00064C08">
          <w:t>magnets built into our prototype sensor unit are</w:t>
        </w:r>
        <w:r w:rsidR="0062452F">
          <w:t xml:space="preserve"> intended to </w:t>
        </w:r>
      </w:ins>
      <w:r w:rsidR="008311CA">
        <w:t xml:space="preserve">saturate the magnetic field and reduce the nonlinearity effect. As a result, </w:t>
      </w:r>
      <w:proofErr w:type="spellStart"/>
      <w:r w:rsidR="008311CA" w:rsidRPr="008311CA">
        <w:rPr>
          <w:i/>
        </w:rPr>
        <w:t>θ</w:t>
      </w:r>
      <w:r w:rsidR="008311CA" w:rsidRPr="008311CA">
        <w:rPr>
          <w:i/>
          <w:vertAlign w:val="subscript"/>
        </w:rPr>
        <w:t>diff</w:t>
      </w:r>
      <w:proofErr w:type="spellEnd"/>
      <w:r w:rsidR="008311CA">
        <w:t xml:space="preserve"> </w:t>
      </w:r>
      <w:r w:rsidR="008311CA" w:rsidRPr="008311CA">
        <w:t>becomes</w:t>
      </w:r>
      <w:r w:rsidR="008311CA">
        <w:t xml:space="preserve"> near constant and the transfer function predicts the phase angle with good accuracy. We </w:t>
      </w:r>
      <w:del w:id="1056" w:author="Sidhant Gupta" w:date="2014-03-19T00:18:00Z">
        <w:r w:rsidR="008311CA" w:rsidDel="00A97534">
          <w:delText xml:space="preserve">will </w:delText>
        </w:r>
      </w:del>
      <w:r w:rsidR="008311CA">
        <w:t xml:space="preserve">discuss the accuracy of this phase prediction approach </w:t>
      </w:r>
      <w:ins w:id="1057" w:author="CSE" w:date="2014-03-18T23:43:00Z">
        <w:r w:rsidR="00264795">
          <w:t xml:space="preserve">more </w:t>
        </w:r>
      </w:ins>
      <w:ins w:id="1058" w:author="Sidhant Gupta" w:date="2014-03-19T00:19:00Z">
        <w:del w:id="1059" w:author="CSE" w:date="2014-03-18T23:43:00Z">
          <w:r w:rsidR="00A97534" w:rsidDel="00264795">
            <w:delText>in detail</w:delText>
          </w:r>
        </w:del>
        <w:r w:rsidR="00A97534">
          <w:t xml:space="preserve"> in </w:t>
        </w:r>
      </w:ins>
      <w:ins w:id="1060" w:author="CSE" w:date="2014-03-18T23:44:00Z">
        <w:r w:rsidR="00264795">
          <w:t>the next section.</w:t>
        </w:r>
      </w:ins>
      <w:ins w:id="1061" w:author="Sidhant Gupta" w:date="2014-03-19T00:19:00Z">
        <w:del w:id="1062" w:author="CSE" w:date="2014-03-18T23:44:00Z">
          <w:r w:rsidR="00A97534" w:rsidDel="00264795">
            <w:delText>the</w:delText>
          </w:r>
        </w:del>
        <w:r w:rsidR="00A97534">
          <w:t xml:space="preserve"> </w:t>
        </w:r>
      </w:ins>
    </w:p>
    <w:p w:rsidR="00FD4687" w:rsidRPr="00FD4687" w:rsidDel="00264795" w:rsidRDefault="00536642" w:rsidP="00FD7054">
      <w:pPr>
        <w:rPr>
          <w:del w:id="1063" w:author="CSE" w:date="2014-03-18T23:44:00Z"/>
        </w:rPr>
      </w:pPr>
      <w:ins w:id="1064" w:author="Sidhant Gupta" w:date="2014-03-19T00:19:00Z">
        <w:del w:id="1065" w:author="CSE" w:date="2014-03-18T23:44:00Z">
          <w:r w:rsidRPr="00536642">
            <w:rPr>
              <w:highlight w:val="yellow"/>
              <w:rPrChange w:id="1066" w:author="Sidhant Gupta" w:date="2014-03-19T00:19:00Z">
                <w:rPr/>
              </w:rPrChange>
            </w:rPr>
            <w:lastRenderedPageBreak/>
            <w:delText>XYZ section</w:delText>
          </w:r>
          <w:r w:rsidR="00A97534" w:rsidDel="00264795">
            <w:delText>.</w:delText>
          </w:r>
        </w:del>
      </w:ins>
      <w:del w:id="1067" w:author="CSE" w:date="2014-03-18T23:44:00Z">
        <w:r w:rsidR="008311CA" w:rsidDel="00264795">
          <w:delText>more in the deployment and evaluation section.</w:delText>
        </w:r>
      </w:del>
    </w:p>
    <w:p w:rsidR="00A812DF" w:rsidRPr="00A8630E" w:rsidRDefault="00D444E6" w:rsidP="00A812DF">
      <w:pPr>
        <w:pStyle w:val="Heading3"/>
        <w:rPr>
          <w:rFonts w:cs="Arial"/>
          <w:b/>
          <w:i w:val="0"/>
        </w:rPr>
      </w:pPr>
      <w:r w:rsidRPr="00A8630E">
        <w:rPr>
          <w:rFonts w:cs="Arial"/>
          <w:b/>
          <w:i w:val="0"/>
        </w:rPr>
        <w:t>Visualizing the transfer function</w:t>
      </w:r>
    </w:p>
    <w:p w:rsidR="00194C8C" w:rsidRDefault="00A812DF">
      <w:r>
        <w:t>Mathematically, the transfer function can be expressed as follows</w:t>
      </w:r>
      <w:proofErr w:type="gramStart"/>
      <w:r>
        <w:t>:</w:t>
      </w:r>
      <w:del w:id="1068" w:author="CSE" w:date="2014-03-18T20:19:00Z">
        <w:r w:rsidR="00AB6E41">
          <w:rPr>
            <w:noProof/>
            <w:position w:val="-4"/>
            <w:rPrChange w:id="1069">
              <w:rPr>
                <w:noProof/>
              </w:rPr>
            </w:rPrChange>
          </w:rPr>
          <w:drawing>
            <wp:inline distT="0" distB="0" distL="0" distR="0" wp14:anchorId="6C06CBC8" wp14:editId="5BC498C3">
              <wp:extent cx="101600" cy="1524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del>
      <w:ins w:id="1070" w:author="CSE" w:date="2014-03-18T20:19:00Z">
        <w:r w:rsidR="00A02BBE">
          <w:rPr>
            <w:noProof/>
            <w:position w:val="-8"/>
          </w:rPr>
          <w:t xml:space="preserve"> </w:t>
        </w:r>
      </w:ins>
      <w:del w:id="1071" w:author="CSE" w:date="2014-03-18T20:19:00Z">
        <w:r w:rsidR="00AB6E41">
          <w:rPr>
            <w:noProof/>
            <w:position w:val="-8"/>
            <w:rPrChange w:id="1072">
              <w:rPr>
                <w:noProof/>
              </w:rPr>
            </w:rPrChange>
          </w:rPr>
          <w:drawing>
            <wp:inline distT="0" distB="0" distL="0" distR="0" wp14:anchorId="20255A44" wp14:editId="5404ABFB">
              <wp:extent cx="939800" cy="169545"/>
              <wp:effectExtent l="0" t="0" r="0" b="825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9800" cy="169545"/>
                      </a:xfrm>
                      <a:prstGeom prst="rect">
                        <a:avLst/>
                      </a:prstGeom>
                      <a:noFill/>
                      <a:ln>
                        <a:noFill/>
                      </a:ln>
                    </pic:spPr>
                  </pic:pic>
                </a:graphicData>
              </a:graphic>
            </wp:inline>
          </w:drawing>
        </w:r>
        <w:r w:rsidR="00D444E6" w:rsidDel="00A02BBE">
          <w:delText xml:space="preserve">. </w:delText>
        </w:r>
      </w:del>
      <m:oMath>
        <m:r>
          <w:ins w:id="1073" w:author="CSE" w:date="2014-03-18T20:11:00Z">
            <w:rPr>
              <w:rFonts w:ascii="Cambria Math" w:hAnsi="Cambria Math"/>
            </w:rPr>
            <m:t>I=F(</m:t>
          </w:ins>
        </m:r>
        <m:sSub>
          <m:sSubPr>
            <m:ctrlPr>
              <w:ins w:id="1074" w:author="CSE" w:date="2014-03-18T20:18:00Z">
                <w:rPr>
                  <w:rFonts w:ascii="Cambria Math" w:hAnsi="Cambria Math"/>
                  <w:i/>
                </w:rPr>
              </w:ins>
            </m:ctrlPr>
          </m:sSubPr>
          <m:e>
            <m:r>
              <w:ins w:id="1075" w:author="CSE" w:date="2014-03-18T20:18:00Z">
                <w:rPr>
                  <w:rFonts w:ascii="Cambria Math" w:hAnsi="Cambria Math"/>
                </w:rPr>
                <m:t>S</m:t>
              </w:ins>
            </m:r>
          </m:e>
          <m:sub>
            <m:r>
              <w:ins w:id="1076" w:author="CSE" w:date="2014-03-18T20:18:00Z">
                <w:rPr>
                  <w:rFonts w:ascii="Cambria Math" w:hAnsi="Cambria Math"/>
                </w:rPr>
                <m:t>1</m:t>
              </w:ins>
            </m:r>
          </m:sub>
        </m:sSub>
        <m:r>
          <w:ins w:id="1077" w:author="CSE" w:date="2014-03-18T20:18:00Z">
            <w:rPr>
              <w:rFonts w:ascii="Cambria Math" w:hAnsi="Cambria Math"/>
            </w:rPr>
            <m:t>,</m:t>
          </w:ins>
        </m:r>
        <m:sSub>
          <m:sSubPr>
            <m:ctrlPr>
              <w:ins w:id="1078" w:author="CSE" w:date="2014-03-18T20:18:00Z">
                <w:rPr>
                  <w:rFonts w:ascii="Cambria Math" w:hAnsi="Cambria Math"/>
                  <w:i/>
                </w:rPr>
              </w:ins>
            </m:ctrlPr>
          </m:sSubPr>
          <m:e>
            <m:r>
              <w:ins w:id="1079" w:author="CSE" w:date="2014-03-18T20:18:00Z">
                <w:rPr>
                  <w:rFonts w:ascii="Cambria Math" w:hAnsi="Cambria Math"/>
                </w:rPr>
                <m:t>S</m:t>
              </w:ins>
            </m:r>
          </m:e>
          <m:sub>
            <m:r>
              <w:ins w:id="1080" w:author="CSE" w:date="2014-03-18T20:18:00Z">
                <w:rPr>
                  <w:rFonts w:ascii="Cambria Math" w:hAnsi="Cambria Math"/>
                </w:rPr>
                <m:t>2</m:t>
              </w:ins>
            </m:r>
          </m:sub>
        </m:sSub>
        <m:r>
          <w:ins w:id="1081" w:author="CSE" w:date="2014-03-18T20:18:00Z">
            <w:rPr>
              <w:rFonts w:ascii="Cambria Math" w:hAnsi="Cambria Math"/>
            </w:rPr>
            <m:t>,</m:t>
          </w:ins>
        </m:r>
        <m:sSub>
          <m:sSubPr>
            <m:ctrlPr>
              <w:ins w:id="1082" w:author="CSE" w:date="2014-03-18T20:18:00Z">
                <w:rPr>
                  <w:rFonts w:ascii="Cambria Math" w:hAnsi="Cambria Math"/>
                  <w:i/>
                </w:rPr>
              </w:ins>
            </m:ctrlPr>
          </m:sSubPr>
          <m:e>
            <m:r>
              <w:ins w:id="1083" w:author="CSE" w:date="2014-03-18T20:18:00Z">
                <w:rPr>
                  <w:rFonts w:ascii="Cambria Math" w:hAnsi="Cambria Math"/>
                </w:rPr>
                <m:t>S</m:t>
              </w:ins>
            </m:r>
          </m:e>
          <m:sub>
            <m:r>
              <w:ins w:id="1084" w:author="CSE" w:date="2014-03-18T20:18:00Z">
                <w:rPr>
                  <w:rFonts w:ascii="Cambria Math" w:hAnsi="Cambria Math"/>
                </w:rPr>
                <m:t>3</m:t>
              </w:ins>
            </m:r>
          </m:sub>
        </m:sSub>
        <m:sSub>
          <m:sSubPr>
            <m:ctrlPr>
              <w:ins w:id="1085" w:author="CSE" w:date="2014-03-18T20:18:00Z">
                <w:rPr>
                  <w:rFonts w:ascii="Cambria Math" w:hAnsi="Cambria Math"/>
                  <w:i/>
                </w:rPr>
              </w:ins>
            </m:ctrlPr>
          </m:sSubPr>
          <m:e>
            <m:r>
              <w:ins w:id="1086" w:author="CSE" w:date="2014-03-18T20:18:00Z">
                <w:rPr>
                  <w:rFonts w:ascii="Cambria Math" w:hAnsi="Cambria Math"/>
                </w:rPr>
                <m:t>,S</m:t>
              </w:ins>
            </m:r>
          </m:e>
          <m:sub>
            <m:r>
              <w:ins w:id="1087" w:author="CSE" w:date="2014-03-18T20:18:00Z">
                <w:rPr>
                  <w:rFonts w:ascii="Cambria Math" w:hAnsi="Cambria Math"/>
                </w:rPr>
                <m:t>4</m:t>
              </w:ins>
            </m:r>
          </m:sub>
        </m:sSub>
        <m:r>
          <w:ins w:id="1088" w:author="CSE" w:date="2014-03-18T20:12:00Z">
            <w:rPr>
              <w:rFonts w:ascii="Cambria Math" w:hAnsi="Cambria Math"/>
            </w:rPr>
            <m:t>)</m:t>
          </w:ins>
        </m:r>
      </m:oMath>
      <w:ins w:id="1089" w:author="CSE" w:date="2014-03-18T20:19:00Z">
        <w:r w:rsidR="00A02BBE">
          <w:t>.</w:t>
        </w:r>
        <w:proofErr w:type="gramEnd"/>
        <w:r w:rsidR="00A02BBE">
          <w:t xml:space="preserve"> </w:t>
        </w:r>
      </w:ins>
      <w:r w:rsidR="00D444E6">
        <w:t xml:space="preserve">As the function is 5 dimensional (4 inputs and one output), it’s </w:t>
      </w:r>
      <w:ins w:id="1090" w:author="CSE" w:date="2014-03-18T20:27:00Z">
        <w:r w:rsidR="00C50624">
          <w:t xml:space="preserve">hard to visualize the effect </w:t>
        </w:r>
      </w:ins>
      <w:ins w:id="1091" w:author="CSE" w:date="2014-03-18T20:28:00Z">
        <w:r w:rsidR="00C50624">
          <w:t xml:space="preserve">of each sensor on the </w:t>
        </w:r>
      </w:ins>
      <w:ins w:id="1092" w:author="CSE" w:date="2014-03-18T20:29:00Z">
        <w:r w:rsidR="00C50624">
          <w:t>prediction output.</w:t>
        </w:r>
      </w:ins>
      <w:ins w:id="1093" w:author="CSE" w:date="2014-03-18T20:30:00Z">
        <w:r w:rsidR="00C50624">
          <w:t xml:space="preserve"> </w:t>
        </w:r>
      </w:ins>
      <w:del w:id="1094" w:author="CSE" w:date="2014-03-18T20:27:00Z">
        <w:r w:rsidR="00D444E6" w:rsidDel="00C50624">
          <w:delText>not possible to</w:delText>
        </w:r>
      </w:del>
      <w:del w:id="1095" w:author="CSE" w:date="2014-03-18T20:30:00Z">
        <w:r w:rsidR="00D444E6" w:rsidDel="00C50624">
          <w:delText xml:space="preserve"> visualize it properly.</w:delText>
        </w:r>
      </w:del>
      <w:r w:rsidR="00D444E6">
        <w:t xml:space="preserve"> Therefore </w:t>
      </w:r>
      <w:r w:rsidR="002E7A9A">
        <w:t>we decided to decompose</w:t>
      </w:r>
      <w:r w:rsidR="00A8630E">
        <w:t xml:space="preserve"> the visualization using </w:t>
      </w:r>
      <w:r w:rsidR="000D7B83">
        <w:t>results from each sensor.</w:t>
      </w:r>
      <w:r w:rsidR="009D4F66">
        <w:t xml:space="preserve"> Figure 11</w:t>
      </w:r>
      <w:r w:rsidR="00194C8C">
        <w:t xml:space="preserve"> shows the result. For each of </w:t>
      </w:r>
      <w:r w:rsidR="00207AE3">
        <w:t>the first four</w:t>
      </w:r>
      <w:r w:rsidR="00194C8C">
        <w:t xml:space="preserve"> plot</w:t>
      </w:r>
      <w:r w:rsidR="00207AE3">
        <w:t>s</w:t>
      </w:r>
      <w:r w:rsidR="00194C8C">
        <w:t xml:space="preserve">, we </w:t>
      </w:r>
      <w:r w:rsidR="00207AE3">
        <w:t>change one sensor</w:t>
      </w:r>
      <w:r w:rsidR="005C355F">
        <w:t xml:space="preserve"> (</w:t>
      </w:r>
      <w:r w:rsidR="005C355F" w:rsidRPr="00F603DB">
        <w:rPr>
          <w:i/>
        </w:rPr>
        <w:t>S</w:t>
      </w:r>
      <w:r w:rsidR="005C355F" w:rsidRPr="00F603DB">
        <w:rPr>
          <w:i/>
          <w:vertAlign w:val="subscript"/>
        </w:rPr>
        <w:t>1</w:t>
      </w:r>
      <w:r w:rsidR="005C355F" w:rsidRPr="00F603DB">
        <w:rPr>
          <w:i/>
        </w:rPr>
        <w:t>/S</w:t>
      </w:r>
      <w:r w:rsidR="005C355F" w:rsidRPr="00F603DB">
        <w:rPr>
          <w:i/>
          <w:vertAlign w:val="subscript"/>
        </w:rPr>
        <w:t>2</w:t>
      </w:r>
      <w:r w:rsidR="005C355F" w:rsidRPr="00F603DB">
        <w:rPr>
          <w:i/>
        </w:rPr>
        <w:t>/S</w:t>
      </w:r>
      <w:r w:rsidR="005C355F" w:rsidRPr="00F603DB">
        <w:rPr>
          <w:i/>
          <w:vertAlign w:val="subscript"/>
        </w:rPr>
        <w:t>3</w:t>
      </w:r>
      <w:r w:rsidR="005C355F" w:rsidRPr="00F603DB">
        <w:rPr>
          <w:i/>
        </w:rPr>
        <w:t>/S</w:t>
      </w:r>
      <w:r w:rsidR="005C355F" w:rsidRPr="00F603DB">
        <w:rPr>
          <w:i/>
          <w:vertAlign w:val="subscript"/>
        </w:rPr>
        <w:t>4</w:t>
      </w:r>
      <w:r w:rsidR="005C355F">
        <w:t>)</w:t>
      </w:r>
      <w:r w:rsidR="00207AE3">
        <w:t xml:space="preserve"> value from </w:t>
      </w:r>
      <w:r w:rsidR="00207AE3" w:rsidRPr="00325000">
        <w:t>0</w:t>
      </w:r>
      <w:ins w:id="1096" w:author="CSE" w:date="2014-03-19T17:07:00Z">
        <w:r w:rsidR="00325000" w:rsidRPr="00325000">
          <w:rPr>
            <w:rPrChange w:id="1097" w:author="CSE" w:date="2014-03-19T17:07:00Z">
              <w:rPr>
                <w:b/>
              </w:rPr>
            </w:rPrChange>
          </w:rPr>
          <w:t> </w:t>
        </w:r>
      </w:ins>
      <w:ins w:id="1098" w:author="CSE" w:date="2014-03-19T17:06:00Z">
        <w:r w:rsidR="00325000" w:rsidRPr="00325000">
          <w:rPr>
            <w:bCs/>
            <w:rPrChange w:id="1099" w:author="CSE" w:date="2014-03-19T17:07:00Z">
              <w:rPr>
                <w:b/>
                <w:bCs/>
              </w:rPr>
            </w:rPrChange>
          </w:rPr>
          <w:t>µT</w:t>
        </w:r>
      </w:ins>
      <w:del w:id="1100" w:author="CSE" w:date="2014-03-19T17:05:00Z">
        <w:r w:rsidR="00207AE3" w:rsidRPr="00325000" w:rsidDel="00325000">
          <w:rPr>
            <w:b/>
            <w:rPrChange w:id="1101" w:author="CSE" w:date="2014-03-19T17:07:00Z">
              <w:rPr/>
            </w:rPrChange>
          </w:rPr>
          <w:delText>.00</w:delText>
        </w:r>
      </w:del>
      <w:r w:rsidR="00207AE3">
        <w:t xml:space="preserve"> to </w:t>
      </w:r>
      <w:ins w:id="1102" w:author="CSE" w:date="2014-03-19T17:05:00Z">
        <w:r w:rsidR="00325000">
          <w:t>100</w:t>
        </w:r>
      </w:ins>
      <w:ins w:id="1103" w:author="CSE" w:date="2014-03-19T17:06:00Z">
        <w:r w:rsidR="00325000">
          <w:t xml:space="preserve"> </w:t>
        </w:r>
        <w:r w:rsidR="00325000" w:rsidRPr="00BA5081">
          <w:rPr>
            <w:bCs/>
          </w:rPr>
          <w:t>µT</w:t>
        </w:r>
      </w:ins>
      <w:del w:id="1104" w:author="CSE" w:date="2014-03-19T17:05:00Z">
        <w:r w:rsidR="00207AE3" w:rsidDel="00325000">
          <w:delText>0.05</w:delText>
        </w:r>
      </w:del>
      <w:r w:rsidR="00207AE3">
        <w:t xml:space="preserve"> linearly keeping all the other sensor values to 0</w:t>
      </w:r>
      <w:ins w:id="1105" w:author="CSE" w:date="2014-03-19T17:07:00Z">
        <w:r w:rsidR="00325000">
          <w:t xml:space="preserve"> </w:t>
        </w:r>
        <w:r w:rsidR="00325000" w:rsidRPr="00BA5081">
          <w:rPr>
            <w:bCs/>
          </w:rPr>
          <w:t>µT</w:t>
        </w:r>
      </w:ins>
      <w:del w:id="1106" w:author="CSE" w:date="2014-03-19T17:07:00Z">
        <w:r w:rsidR="00975C1A" w:rsidDel="00325000">
          <w:delText>.</w:delText>
        </w:r>
      </w:del>
      <w:del w:id="1107" w:author="CSE" w:date="2014-03-19T17:06:00Z">
        <w:r w:rsidR="00975C1A" w:rsidDel="00325000">
          <w:delText>00</w:delText>
        </w:r>
      </w:del>
      <w:r w:rsidR="00207AE3">
        <w:t xml:space="preserve">. The </w:t>
      </w:r>
      <w:r w:rsidR="005C355F">
        <w:t>bottom</w:t>
      </w:r>
      <w:del w:id="1108" w:author="shwetak" w:date="2014-03-19T15:19:00Z">
        <w:r w:rsidR="005C355F" w:rsidDel="00B30AE6">
          <w:delText>most</w:delText>
        </w:r>
      </w:del>
      <w:r w:rsidR="005C355F">
        <w:t xml:space="preserve"> plot assumes all the </w:t>
      </w:r>
      <w:r w:rsidR="00975C1A">
        <w:t xml:space="preserve">four </w:t>
      </w:r>
      <w:r w:rsidR="005C355F">
        <w:t>sensors increasing from 0</w:t>
      </w:r>
      <w:ins w:id="1109" w:author="CSE" w:date="2014-03-19T17:07:00Z">
        <w:r w:rsidR="00325000">
          <w:t> </w:t>
        </w:r>
        <w:r w:rsidR="00325000" w:rsidRPr="00BA5081">
          <w:rPr>
            <w:bCs/>
          </w:rPr>
          <w:t>µT</w:t>
        </w:r>
      </w:ins>
      <w:del w:id="1110" w:author="CSE" w:date="2014-03-19T17:07:00Z">
        <w:r w:rsidR="005C355F" w:rsidDel="00325000">
          <w:delText>.00</w:delText>
        </w:r>
      </w:del>
      <w:r w:rsidR="005C355F">
        <w:t xml:space="preserve"> to 0.05</w:t>
      </w:r>
      <w:ins w:id="1111" w:author="CSE" w:date="2014-03-19T17:07:00Z">
        <w:r w:rsidR="00325000">
          <w:t> </w:t>
        </w:r>
        <w:r w:rsidR="00325000" w:rsidRPr="00BA5081">
          <w:rPr>
            <w:bCs/>
          </w:rPr>
          <w:t>µT</w:t>
        </w:r>
      </w:ins>
      <w:r w:rsidR="005C355F">
        <w:t xml:space="preserve">.  </w:t>
      </w:r>
    </w:p>
    <w:p w:rsidR="003E770C" w:rsidRPr="002E7A9A" w:rsidRDefault="00FF499E" w:rsidP="00980131">
      <w:pPr>
        <w:jc w:val="center"/>
        <w:rPr>
          <w:b/>
          <w:bCs/>
        </w:rPr>
      </w:pPr>
      <w:r>
        <w:rPr>
          <w:noProof/>
        </w:rPr>
        <w:drawing>
          <wp:inline distT="0" distB="0" distL="0" distR="0" wp14:anchorId="51FFDB77" wp14:editId="5F9347F5">
            <wp:extent cx="3057754" cy="16166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per_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61335" cy="1618552"/>
                    </a:xfrm>
                    <a:prstGeom prst="rect">
                      <a:avLst/>
                    </a:prstGeom>
                    <a:noFill/>
                    <a:ln>
                      <a:noFill/>
                    </a:ln>
                  </pic:spPr>
                </pic:pic>
              </a:graphicData>
            </a:graphic>
          </wp:inline>
        </w:drawing>
      </w:r>
      <w:r w:rsidR="00C15F39">
        <w:rPr>
          <w:b/>
          <w:bCs/>
          <w:sz w:val="18"/>
        </w:rPr>
        <w:t>Figure 11</w:t>
      </w:r>
      <w:r w:rsidR="005C355F" w:rsidRPr="00980131">
        <w:rPr>
          <w:b/>
          <w:bCs/>
          <w:sz w:val="18"/>
        </w:rPr>
        <w:t xml:space="preserve">: </w:t>
      </w:r>
      <w:del w:id="1112" w:author="Sidhant Gupta" w:date="2014-03-19T00:21:00Z">
        <w:r w:rsidR="002E7A9A" w:rsidRPr="00980131" w:rsidDel="00DD63C7">
          <w:rPr>
            <w:b/>
            <w:bCs/>
            <w:sz w:val="18"/>
          </w:rPr>
          <w:delText xml:space="preserve">Plotting </w:delText>
        </w:r>
      </w:del>
      <w:ins w:id="1113" w:author="Sidhant Gupta" w:date="2014-03-19T00:21:00Z">
        <w:r w:rsidR="00DD63C7">
          <w:rPr>
            <w:b/>
            <w:bCs/>
            <w:sz w:val="18"/>
          </w:rPr>
          <w:t>D</w:t>
        </w:r>
      </w:ins>
      <w:del w:id="1114" w:author="Sidhant Gupta" w:date="2014-03-19T00:21:00Z">
        <w:r w:rsidR="002E7A9A" w:rsidRPr="00980131" w:rsidDel="00DD63C7">
          <w:rPr>
            <w:b/>
            <w:bCs/>
            <w:sz w:val="18"/>
          </w:rPr>
          <w:delText>d</w:delText>
        </w:r>
      </w:del>
      <w:r w:rsidR="002E7A9A" w:rsidRPr="00980131">
        <w:rPr>
          <w:b/>
          <w:bCs/>
          <w:sz w:val="18"/>
        </w:rPr>
        <w:t>ecomposed transfer function. Top four plots show</w:t>
      </w:r>
      <w:del w:id="1115" w:author="Sidhant Gupta" w:date="2014-03-19T00:21:00Z">
        <w:r w:rsidR="002E7A9A" w:rsidRPr="00980131" w:rsidDel="00DD63C7">
          <w:rPr>
            <w:b/>
            <w:bCs/>
            <w:sz w:val="18"/>
          </w:rPr>
          <w:delText>s</w:delText>
        </w:r>
      </w:del>
      <w:r w:rsidR="002E7A9A" w:rsidRPr="00980131">
        <w:rPr>
          <w:b/>
          <w:bCs/>
          <w:sz w:val="18"/>
        </w:rPr>
        <w:t xml:space="preserve"> predicted current (</w:t>
      </w:r>
      <w:r w:rsidR="002E7A9A" w:rsidRPr="00980131">
        <w:rPr>
          <w:b/>
          <w:bCs/>
          <w:i/>
          <w:sz w:val="18"/>
        </w:rPr>
        <w:t>I</w:t>
      </w:r>
      <w:r w:rsidR="002E7A9A" w:rsidRPr="00980131">
        <w:rPr>
          <w:b/>
          <w:bCs/>
          <w:sz w:val="18"/>
        </w:rPr>
        <w:t>) based on just one sensor value (S</w:t>
      </w:r>
      <w:r w:rsidR="002E7A9A" w:rsidRPr="00980131">
        <w:rPr>
          <w:b/>
          <w:bCs/>
          <w:sz w:val="18"/>
          <w:vertAlign w:val="subscript"/>
        </w:rPr>
        <w:t>1</w:t>
      </w:r>
      <w:r w:rsidR="002E7A9A" w:rsidRPr="00980131">
        <w:rPr>
          <w:b/>
          <w:bCs/>
          <w:sz w:val="18"/>
        </w:rPr>
        <w:t>, S</w:t>
      </w:r>
      <w:r w:rsidR="002E7A9A" w:rsidRPr="00980131">
        <w:rPr>
          <w:b/>
          <w:bCs/>
          <w:sz w:val="18"/>
          <w:vertAlign w:val="subscript"/>
        </w:rPr>
        <w:t>2</w:t>
      </w:r>
      <w:r w:rsidR="002E7A9A" w:rsidRPr="00980131">
        <w:rPr>
          <w:b/>
          <w:bCs/>
          <w:sz w:val="18"/>
        </w:rPr>
        <w:t>, S</w:t>
      </w:r>
      <w:r w:rsidR="002E7A9A" w:rsidRPr="00980131">
        <w:rPr>
          <w:b/>
          <w:bCs/>
          <w:sz w:val="18"/>
          <w:vertAlign w:val="subscript"/>
        </w:rPr>
        <w:t>3</w:t>
      </w:r>
      <w:r w:rsidR="002E7A9A" w:rsidRPr="00980131">
        <w:rPr>
          <w:b/>
          <w:bCs/>
          <w:sz w:val="18"/>
        </w:rPr>
        <w:t xml:space="preserve">, and S4). Bottom one shows the plotting of </w:t>
      </w:r>
      <w:r w:rsidR="002E7A9A" w:rsidRPr="00980131">
        <w:rPr>
          <w:b/>
          <w:bCs/>
          <w:i/>
          <w:sz w:val="18"/>
        </w:rPr>
        <w:t xml:space="preserve">I </w:t>
      </w:r>
      <w:r w:rsidR="002E7A9A" w:rsidRPr="00980131">
        <w:rPr>
          <w:b/>
          <w:bCs/>
          <w:sz w:val="18"/>
        </w:rPr>
        <w:t>based on all four sensors.</w:t>
      </w:r>
    </w:p>
    <w:p w:rsidR="005C355F" w:rsidRDefault="00371017" w:rsidP="005C355F">
      <w:r>
        <w:rPr>
          <w:bCs/>
        </w:rPr>
        <w:t xml:space="preserve">Though the plotting is not ideal (in actual case, the current is predicted based on different combinations of all sensor values), it </w:t>
      </w:r>
      <w:r w:rsidR="005C355F">
        <w:t xml:space="preserve">gives us </w:t>
      </w:r>
      <w:del w:id="1116" w:author="Sidhant Gupta" w:date="2014-03-19T00:21:00Z">
        <w:r w:rsidR="005C355F" w:rsidDel="00566CCB">
          <w:delText xml:space="preserve">some </w:delText>
        </w:r>
      </w:del>
      <w:ins w:id="1117" w:author="Sidhant Gupta" w:date="2014-03-19T00:21:00Z">
        <w:r w:rsidR="00566CCB">
          <w:t xml:space="preserve">certain </w:t>
        </w:r>
      </w:ins>
      <w:r w:rsidR="005C355F">
        <w:t>interesting insig</w:t>
      </w:r>
      <w:r w:rsidR="003E770C">
        <w:t>ht. As an example,</w:t>
      </w:r>
      <w:r w:rsidR="005C355F">
        <w:t xml:space="preserve"> </w:t>
      </w:r>
      <w:r w:rsidR="004B3268">
        <w:t xml:space="preserve">after </w:t>
      </w:r>
      <w:del w:id="1118" w:author="Sidhant Gupta" w:date="2014-03-19T00:21:00Z">
        <w:r w:rsidR="004B3268" w:rsidDel="005779BB">
          <w:delText>some</w:delText>
        </w:r>
        <w:r w:rsidR="001A6B47" w:rsidDel="005779BB">
          <w:delText xml:space="preserve"> </w:delText>
        </w:r>
      </w:del>
      <w:ins w:id="1119" w:author="Sidhant Gupta" w:date="2014-03-19T00:21:00Z">
        <w:r w:rsidR="005779BB">
          <w:t xml:space="preserve">a </w:t>
        </w:r>
      </w:ins>
      <w:r w:rsidR="001A6B47">
        <w:t>certain field</w:t>
      </w:r>
      <w:r w:rsidR="003E770C">
        <w:t xml:space="preserve"> value, the predicted current values </w:t>
      </w:r>
      <w:del w:id="1120" w:author="Sidhant Gupta" w:date="2014-03-19T00:21:00Z">
        <w:r w:rsidR="003E770C" w:rsidDel="001B0554">
          <w:delText xml:space="preserve">are </w:delText>
        </w:r>
      </w:del>
      <w:r w:rsidR="003E770C">
        <w:t>go</w:t>
      </w:r>
      <w:del w:id="1121" w:author="Sidhant Gupta" w:date="2014-03-19T00:21:00Z">
        <w:r w:rsidR="003E770C" w:rsidDel="001B0554">
          <w:delText>ing</w:delText>
        </w:r>
      </w:del>
      <w:r w:rsidR="003E770C">
        <w:t xml:space="preserve"> down for all the sensors except S</w:t>
      </w:r>
      <w:r w:rsidR="003E770C" w:rsidRPr="003E770C">
        <w:rPr>
          <w:vertAlign w:val="subscript"/>
        </w:rPr>
        <w:t>1</w:t>
      </w:r>
      <w:r w:rsidR="003E770C">
        <w:t xml:space="preserve">. </w:t>
      </w:r>
      <w:r>
        <w:t xml:space="preserve">This phenomenon is </w:t>
      </w:r>
      <w:del w:id="1122" w:author="Sidhant Gupta" w:date="2014-03-18T01:50:00Z">
        <w:r w:rsidDel="00BA280F">
          <w:delText>occur</w:delText>
        </w:r>
        <w:r w:rsidR="004B3268" w:rsidDel="00BA280F">
          <w:delText>r</w:delText>
        </w:r>
        <w:r w:rsidDel="00BA280F">
          <w:delText>ing</w:delText>
        </w:r>
        <w:r w:rsidR="003E770C" w:rsidDel="00BA280F">
          <w:delText xml:space="preserve"> </w:delText>
        </w:r>
      </w:del>
      <w:ins w:id="1123" w:author="Sidhant Gupta" w:date="2014-03-18T01:50:00Z">
        <w:r w:rsidR="00BA280F">
          <w:t xml:space="preserve">observed </w:t>
        </w:r>
      </w:ins>
      <w:r w:rsidR="003E770C">
        <w:t>because of the presence of multiple magnetic wave</w:t>
      </w:r>
      <w:ins w:id="1124" w:author="CSE" w:date="2014-03-18T18:34:00Z">
        <w:r w:rsidR="00A17741">
          <w:t>form</w:t>
        </w:r>
      </w:ins>
      <w:r w:rsidR="003E770C">
        <w:t>s inside the panel. As the phases of these wave</w:t>
      </w:r>
      <w:ins w:id="1125" w:author="CSE" w:date="2014-03-18T18:34:00Z">
        <w:r w:rsidR="00A17741">
          <w:t>form</w:t>
        </w:r>
      </w:ins>
      <w:r w:rsidR="003E770C">
        <w:t>s are different</w:t>
      </w:r>
      <w:r>
        <w:t xml:space="preserve"> and they are </w:t>
      </w:r>
      <w:r w:rsidR="004B3268">
        <w:t xml:space="preserve">always </w:t>
      </w:r>
      <w:r w:rsidR="006A7424">
        <w:t>changing based on load condition</w:t>
      </w:r>
      <w:r w:rsidR="003E770C">
        <w:t xml:space="preserve">, </w:t>
      </w:r>
      <w:r>
        <w:t>there are constructive and destructive interfe</w:t>
      </w:r>
      <w:r w:rsidR="006A7424">
        <w:t>rences in different locations inside</w:t>
      </w:r>
      <w:r>
        <w:t xml:space="preserve"> the panel. Hence depending on the location of the sensor placement</w:t>
      </w:r>
      <w:r w:rsidR="004B3268">
        <w:t xml:space="preserve"> on the breaker panel</w:t>
      </w:r>
      <w:r>
        <w:t xml:space="preserve">, some sensor senses destructive interferences when there is a positive change in the </w:t>
      </w:r>
      <w:r w:rsidR="004B3268">
        <w:t>current</w:t>
      </w:r>
      <w:r w:rsidR="000D2BC2">
        <w:t xml:space="preserve"> wave</w:t>
      </w:r>
      <w:ins w:id="1126" w:author="CSE" w:date="2014-03-18T18:34:00Z">
        <w:r w:rsidR="00A17741">
          <w:t>form</w:t>
        </w:r>
      </w:ins>
      <w:r w:rsidR="004B3268">
        <w:t xml:space="preserve"> and </w:t>
      </w:r>
      <w:r>
        <w:t>exhibit</w:t>
      </w:r>
      <w:r w:rsidR="004B3268">
        <w:t>s</w:t>
      </w:r>
      <w:r>
        <w:t xml:space="preserve"> a</w:t>
      </w:r>
      <w:r w:rsidR="004B3268">
        <w:t>n</w:t>
      </w:r>
      <w:r>
        <w:t xml:space="preserve"> inverse relationship between current</w:t>
      </w:r>
      <w:r w:rsidR="000D2BC2">
        <w:t xml:space="preserve"> </w:t>
      </w:r>
      <w:r w:rsidR="007B4C64">
        <w:t>and magnetic field</w:t>
      </w:r>
      <w:r>
        <w:t>.</w:t>
      </w:r>
      <w:r w:rsidR="003E770C">
        <w:t xml:space="preserve"> </w:t>
      </w:r>
    </w:p>
    <w:p w:rsidR="006A7424" w:rsidRPr="004B3268" w:rsidRDefault="00D3746F" w:rsidP="005C355F">
      <w:r>
        <w:t>If we inspect the bottom</w:t>
      </w:r>
      <w:del w:id="1127" w:author="shwetak" w:date="2014-03-19T15:19:00Z">
        <w:r w:rsidDel="00B30AE6">
          <w:delText>most</w:delText>
        </w:r>
      </w:del>
      <w:r>
        <w:t xml:space="preserve"> plot where all the sensor values are increasing, we find an interesting similarity between this plot and the topmost plot where only </w:t>
      </w:r>
      <w:r w:rsidRPr="00F603DB">
        <w:rPr>
          <w:i/>
        </w:rPr>
        <w:t>S</w:t>
      </w:r>
      <w:r w:rsidRPr="00F603DB">
        <w:rPr>
          <w:i/>
          <w:vertAlign w:val="subscript"/>
        </w:rPr>
        <w:t>1</w:t>
      </w:r>
      <w:r w:rsidR="00BD636D">
        <w:t xml:space="preserve"> is increasing</w:t>
      </w:r>
      <w:r>
        <w:t xml:space="preserve">. Although for all the other three sensors, the current </w:t>
      </w:r>
      <w:r w:rsidR="00F603DB">
        <w:t>(</w:t>
      </w:r>
      <w:r w:rsidR="00F603DB" w:rsidRPr="00F603DB">
        <w:rPr>
          <w:i/>
        </w:rPr>
        <w:t>I</w:t>
      </w:r>
      <w:r w:rsidR="00F603DB">
        <w:rPr>
          <w:i/>
        </w:rPr>
        <w:t>)</w:t>
      </w:r>
      <w:r w:rsidR="00F603DB">
        <w:t xml:space="preserve"> </w:t>
      </w:r>
      <w:r>
        <w:t>is decreasing</w:t>
      </w:r>
      <w:r w:rsidR="006A7424">
        <w:t xml:space="preserve"> after a whi</w:t>
      </w:r>
      <w:r w:rsidR="00A261CB">
        <w:t>le;</w:t>
      </w:r>
      <w:r w:rsidR="006A7424">
        <w:t xml:space="preserve"> </w:t>
      </w:r>
      <w:r w:rsidR="00A261CB">
        <w:t>it is always increasing in case of the bottommost graph. Essentially, this behavior</w:t>
      </w:r>
      <w:r>
        <w:t xml:space="preserve"> means that the transfer</w:t>
      </w:r>
      <w:r w:rsidR="00BD636D">
        <w:t xml:space="preserve"> function is mostly influenced b</w:t>
      </w:r>
      <w:r>
        <w:t>y S</w:t>
      </w:r>
      <w:r w:rsidRPr="00D3746F">
        <w:rPr>
          <w:vertAlign w:val="subscript"/>
        </w:rPr>
        <w:t>1</w:t>
      </w:r>
      <w:r w:rsidR="006A7424">
        <w:t>. In other word</w:t>
      </w:r>
      <w:r w:rsidR="00BD636D">
        <w:t xml:space="preserve">s, </w:t>
      </w:r>
      <w:ins w:id="1128" w:author="CSE" w:date="2014-03-19T12:03:00Z">
        <w:r w:rsidR="00A36A6C">
          <w:t xml:space="preserve">this sensor reflects the </w:t>
        </w:r>
        <w:r w:rsidR="0079187B">
          <w:t xml:space="preserve">current waveform more </w:t>
        </w:r>
      </w:ins>
      <w:ins w:id="1129" w:author="CSE" w:date="2014-03-19T12:17:00Z">
        <w:r w:rsidR="0079187B">
          <w:t>precisely</w:t>
        </w:r>
      </w:ins>
      <w:ins w:id="1130" w:author="CSE" w:date="2014-03-19T12:08:00Z">
        <w:r w:rsidR="00A36A6C">
          <w:t xml:space="preserve"> than other sensor</w:t>
        </w:r>
        <w:r w:rsidR="00394742">
          <w:t>s. Th</w:t>
        </w:r>
      </w:ins>
      <w:ins w:id="1131" w:author="CSE" w:date="2014-03-19T12:12:00Z">
        <w:r w:rsidR="00394742">
          <w:t>e neural network</w:t>
        </w:r>
      </w:ins>
      <w:ins w:id="1132" w:author="CSE" w:date="2014-03-19T12:08:00Z">
        <w:r w:rsidR="00A36A6C">
          <w:t xml:space="preserve"> learns that and increase</w:t>
        </w:r>
      </w:ins>
      <w:ins w:id="1133" w:author="CSE" w:date="2014-03-19T12:12:00Z">
        <w:r w:rsidR="00394742">
          <w:t>s</w:t>
        </w:r>
      </w:ins>
      <w:ins w:id="1134" w:author="CSE" w:date="2014-03-19T12:08:00Z">
        <w:r w:rsidR="00A36A6C">
          <w:t xml:space="preserve"> the </w:t>
        </w:r>
      </w:ins>
      <w:ins w:id="1135" w:author="CSE" w:date="2014-03-19T12:09:00Z">
        <w:r w:rsidR="00A36A6C">
          <w:t>coefficient</w:t>
        </w:r>
      </w:ins>
      <w:ins w:id="1136" w:author="CSE" w:date="2014-03-19T12:08:00Z">
        <w:r w:rsidR="00A36A6C">
          <w:t xml:space="preserve"> of this sensor</w:t>
        </w:r>
      </w:ins>
      <w:ins w:id="1137" w:author="CSE" w:date="2014-03-19T12:09:00Z">
        <w:r w:rsidR="00A36A6C">
          <w:t xml:space="preserve"> more than other sensors.</w:t>
        </w:r>
      </w:ins>
      <w:ins w:id="1138" w:author="CSE" w:date="2014-03-19T12:12:00Z">
        <w:r w:rsidR="00394742">
          <w:t xml:space="preserve"> Therefore the</w:t>
        </w:r>
      </w:ins>
      <w:ins w:id="1139" w:author="CSE" w:date="2014-03-19T12:03:00Z">
        <w:r w:rsidR="00A36A6C">
          <w:t xml:space="preserve"> </w:t>
        </w:r>
      </w:ins>
      <w:del w:id="1140" w:author="CSE" w:date="2014-03-19T12:12:00Z">
        <w:r w:rsidR="00BD636D" w:rsidDel="00394742">
          <w:delText>the</w:delText>
        </w:r>
        <w:r w:rsidR="006A7424" w:rsidDel="00394742">
          <w:delText xml:space="preserve"> </w:delText>
        </w:r>
      </w:del>
      <w:ins w:id="1141" w:author="CSE" w:date="2014-03-19T12:12:00Z">
        <w:r w:rsidR="00394742">
          <w:t>amplitude and phase</w:t>
        </w:r>
      </w:ins>
      <w:ins w:id="1142" w:author="CSE" w:date="2014-03-19T12:13:00Z">
        <w:r w:rsidR="00394742">
          <w:t xml:space="preserve"> </w:t>
        </w:r>
      </w:ins>
      <w:del w:id="1143" w:author="CSE" w:date="2014-03-19T12:12:00Z">
        <w:r w:rsidR="006A7424" w:rsidDel="00394742">
          <w:delText xml:space="preserve">predicted current is </w:delText>
        </w:r>
        <w:r w:rsidR="00BD636D" w:rsidDel="00394742">
          <w:delText>influenced mostly by</w:delText>
        </w:r>
        <w:r w:rsidR="006A7424" w:rsidDel="00394742">
          <w:delText xml:space="preserve"> S</w:delText>
        </w:r>
        <w:r w:rsidR="006A7424" w:rsidRPr="006A7424" w:rsidDel="00394742">
          <w:rPr>
            <w:vertAlign w:val="subscript"/>
          </w:rPr>
          <w:delText>1</w:delText>
        </w:r>
        <w:r w:rsidR="00A261CB" w:rsidDel="00394742">
          <w:delText>;</w:delText>
        </w:r>
        <w:r w:rsidR="00BD636D" w:rsidDel="00394742">
          <w:delText xml:space="preserve"> </w:delText>
        </w:r>
      </w:del>
      <w:del w:id="1144" w:author="CSE" w:date="2014-03-19T12:13:00Z">
        <w:r w:rsidR="00BD636D" w:rsidDel="00394742">
          <w:delText xml:space="preserve">the amplitude and phase </w:delText>
        </w:r>
      </w:del>
      <w:r w:rsidR="00BD636D">
        <w:t xml:space="preserve">of </w:t>
      </w:r>
      <w:ins w:id="1145" w:author="CSE" w:date="2014-03-19T12:13:00Z">
        <w:r w:rsidR="00394742">
          <w:t>the predicted current</w:t>
        </w:r>
      </w:ins>
      <w:del w:id="1146" w:author="CSE" w:date="2014-03-19T12:13:00Z">
        <w:r w:rsidR="00BD636D" w:rsidDel="00394742">
          <w:delText>it</w:delText>
        </w:r>
      </w:del>
      <w:r w:rsidR="00BD636D">
        <w:t xml:space="preserve"> </w:t>
      </w:r>
      <w:ins w:id="1147" w:author="CSE" w:date="2014-03-19T12:17:00Z">
        <w:r w:rsidR="0079187B">
          <w:t>is</w:t>
        </w:r>
      </w:ins>
      <w:del w:id="1148" w:author="CSE" w:date="2014-03-19T12:17:00Z">
        <w:r w:rsidR="00BD636D" w:rsidDel="0079187B">
          <w:delText>will be</w:delText>
        </w:r>
      </w:del>
      <w:r w:rsidR="00BD636D">
        <w:t xml:space="preserve"> mostly determined by S</w:t>
      </w:r>
      <w:r w:rsidR="00BD636D" w:rsidRPr="00BD636D">
        <w:rPr>
          <w:vertAlign w:val="subscript"/>
        </w:rPr>
        <w:t>1</w:t>
      </w:r>
      <w:r w:rsidR="00BD636D">
        <w:t>.</w:t>
      </w:r>
      <w:ins w:id="1149" w:author="shwetak" w:date="2014-03-19T15:19:00Z">
        <w:r w:rsidR="00B30AE6">
          <w:t xml:space="preserve"> This is one reason why a machine learning based </w:t>
        </w:r>
      </w:ins>
      <w:ins w:id="1150" w:author="shwetak" w:date="2014-03-19T15:20:00Z">
        <w:r w:rsidR="00B30AE6">
          <w:t>approach</w:t>
        </w:r>
      </w:ins>
      <w:ins w:id="1151" w:author="shwetak" w:date="2014-03-19T15:19:00Z">
        <w:r w:rsidR="00B30AE6">
          <w:t xml:space="preserve"> </w:t>
        </w:r>
      </w:ins>
      <w:ins w:id="1152" w:author="shwetak" w:date="2014-03-19T15:20:00Z">
        <w:r w:rsidR="00B30AE6">
          <w:t>is more appropriate for this kind of problem, since it would be nearly impossible to fit a single polynomial for these observations.</w:t>
        </w:r>
      </w:ins>
      <w:r w:rsidR="006A7424">
        <w:t xml:space="preserve"> </w:t>
      </w:r>
    </w:p>
    <w:p w:rsidR="00FD7054" w:rsidRDefault="00FD7054" w:rsidP="00FD7054">
      <w:pPr>
        <w:pStyle w:val="Heading1"/>
        <w:spacing w:before="0"/>
      </w:pPr>
      <w:r>
        <w:lastRenderedPageBreak/>
        <w:t>In</w:t>
      </w:r>
      <w:ins w:id="1153" w:author="CSE" w:date="2014-03-19T15:31:00Z">
        <w:r w:rsidR="005B6FF4">
          <w:t>-</w:t>
        </w:r>
      </w:ins>
      <w:del w:id="1154" w:author="CSE" w:date="2014-03-19T15:31:00Z">
        <w:r w:rsidDel="005B6FF4">
          <w:delText xml:space="preserve"> </w:delText>
        </w:r>
      </w:del>
      <w:r>
        <w:t>home deployment and evaluation</w:t>
      </w:r>
    </w:p>
    <w:p w:rsidR="007B4C64" w:rsidDel="00E81914" w:rsidRDefault="00FD7054" w:rsidP="00FD7054">
      <w:pPr>
        <w:rPr>
          <w:del w:id="1155" w:author="CSE" w:date="2014-03-19T15:52:00Z"/>
        </w:rPr>
      </w:pPr>
      <w:r>
        <w:t>To validate our technique,</w:t>
      </w:r>
      <w:r w:rsidR="0052086B">
        <w:t xml:space="preserve"> we conducted experiments in s</w:t>
      </w:r>
      <w:ins w:id="1156" w:author="CSE" w:date="2014-03-19T17:09:00Z">
        <w:r w:rsidR="00A858C4">
          <w:t>ix</w:t>
        </w:r>
      </w:ins>
      <w:del w:id="1157" w:author="CSE" w:date="2014-03-19T17:09:00Z">
        <w:r w:rsidR="0052086B" w:rsidDel="00A858C4">
          <w:delText>even</w:delText>
        </w:r>
      </w:del>
      <w:r w:rsidR="0052086B">
        <w:t xml:space="preserve"> different homes and one industrial building</w:t>
      </w:r>
      <w:r>
        <w:t>. Homes had two-phase wiring</w:t>
      </w:r>
      <w:r w:rsidR="0052086B">
        <w:t xml:space="preserve"> system and industrial building</w:t>
      </w:r>
      <w:r>
        <w:t xml:space="preserve"> had three-phase system. We collected data from one house for a</w:t>
      </w:r>
      <w:ins w:id="1158" w:author="CSE" w:date="2014-03-19T15:56:00Z">
        <w:r w:rsidR="00EE6D14">
          <w:t xml:space="preserve"> </w:t>
        </w:r>
      </w:ins>
      <w:del w:id="1159" w:author="CSE" w:date="2014-03-19T15:56:00Z">
        <w:r w:rsidDel="00EE6D14">
          <w:delText xml:space="preserve"> </w:delText>
        </w:r>
      </w:del>
    </w:p>
    <w:p w:rsidR="00FD7054" w:rsidRDefault="00FD7054" w:rsidP="00FD7054">
      <w:pPr>
        <w:rPr>
          <w:ins w:id="1160" w:author="CSE" w:date="2014-03-19T00:33:00Z"/>
        </w:rPr>
      </w:pPr>
      <w:proofErr w:type="gramStart"/>
      <w:r>
        <w:t>longer</w:t>
      </w:r>
      <w:proofErr w:type="gramEnd"/>
      <w:r>
        <w:t xml:space="preserve"> period, spanning seven days and from other places for a shorter period (spanning two days). This allowed us to show the general applicability of our system to a diverse set of breaker panels as well as the long</w:t>
      </w:r>
      <w:ins w:id="1161" w:author="Sidhant Gupta" w:date="2014-03-19T00:23:00Z">
        <w:r w:rsidR="00080CAD">
          <w:t>er</w:t>
        </w:r>
      </w:ins>
      <w:r>
        <w:t>-term temporal stability of our solution. Table 1 shows the summary of the homes used in our evaluation.</w:t>
      </w:r>
    </w:p>
    <w:tbl>
      <w:tblPr>
        <w:tblW w:w="4606"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53"/>
        <w:gridCol w:w="1194"/>
        <w:gridCol w:w="1194"/>
        <w:gridCol w:w="1365"/>
      </w:tblGrid>
      <w:tr w:rsidR="005B6FF4" w:rsidTr="00EE6D14">
        <w:trPr>
          <w:trHeight w:val="551"/>
          <w:ins w:id="1162" w:author="CSE" w:date="2014-03-19T15:33:00Z"/>
        </w:trPr>
        <w:tc>
          <w:tcPr>
            <w:tcW w:w="853" w:type="dxa"/>
            <w:tcBorders>
              <w:top w:val="single" w:sz="8" w:space="0" w:color="000000"/>
              <w:left w:val="single" w:sz="8" w:space="0" w:color="000000"/>
              <w:bottom w:val="single" w:sz="18" w:space="0" w:color="000000"/>
              <w:right w:val="single" w:sz="8" w:space="0" w:color="000000"/>
            </w:tcBorders>
            <w:shd w:val="clear" w:color="auto" w:fill="auto"/>
          </w:tcPr>
          <w:p w:rsidR="005B6FF4" w:rsidRPr="00390C5F" w:rsidRDefault="005B6FF4" w:rsidP="00EE6D14">
            <w:pPr>
              <w:ind w:right="101"/>
              <w:jc w:val="center"/>
              <w:rPr>
                <w:ins w:id="1163" w:author="CSE" w:date="2014-03-19T15:33:00Z"/>
                <w:b/>
                <w:bCs/>
              </w:rPr>
            </w:pPr>
            <w:ins w:id="1164" w:author="CSE" w:date="2014-03-19T15:33:00Z">
              <w:r w:rsidRPr="00390C5F">
                <w:rPr>
                  <w:b/>
                  <w:bCs/>
                </w:rPr>
                <w:t>ID</w:t>
              </w:r>
            </w:ins>
          </w:p>
        </w:tc>
        <w:tc>
          <w:tcPr>
            <w:tcW w:w="1194" w:type="dxa"/>
            <w:tcBorders>
              <w:top w:val="single" w:sz="8" w:space="0" w:color="000000"/>
              <w:left w:val="single" w:sz="8" w:space="0" w:color="000000"/>
              <w:bottom w:val="single" w:sz="18" w:space="0" w:color="000000"/>
              <w:right w:val="single" w:sz="8" w:space="0" w:color="000000"/>
            </w:tcBorders>
            <w:shd w:val="clear" w:color="auto" w:fill="auto"/>
          </w:tcPr>
          <w:p w:rsidR="005B6FF4" w:rsidRPr="00390C5F" w:rsidRDefault="005B6FF4" w:rsidP="00EE6D14">
            <w:pPr>
              <w:jc w:val="center"/>
              <w:rPr>
                <w:ins w:id="1165" w:author="CSE" w:date="2014-03-19T15:33:00Z"/>
                <w:b/>
                <w:bCs/>
              </w:rPr>
            </w:pPr>
            <w:ins w:id="1166" w:author="CSE" w:date="2014-03-19T15:33:00Z">
              <w:r w:rsidRPr="00390C5F">
                <w:rPr>
                  <w:b/>
                  <w:bCs/>
                </w:rPr>
                <w:t>Panel type</w:t>
              </w:r>
            </w:ins>
          </w:p>
        </w:tc>
        <w:tc>
          <w:tcPr>
            <w:tcW w:w="1194" w:type="dxa"/>
            <w:tcBorders>
              <w:top w:val="single" w:sz="8" w:space="0" w:color="000000"/>
              <w:left w:val="single" w:sz="8" w:space="0" w:color="000000"/>
              <w:bottom w:val="single" w:sz="18" w:space="0" w:color="000000"/>
              <w:right w:val="single" w:sz="8" w:space="0" w:color="000000"/>
            </w:tcBorders>
            <w:shd w:val="clear" w:color="auto" w:fill="auto"/>
          </w:tcPr>
          <w:p w:rsidR="005B6FF4" w:rsidRPr="00390C5F" w:rsidRDefault="005B6FF4" w:rsidP="00EE6D14">
            <w:pPr>
              <w:jc w:val="center"/>
              <w:rPr>
                <w:ins w:id="1167" w:author="CSE" w:date="2014-03-19T15:33:00Z"/>
                <w:b/>
                <w:bCs/>
              </w:rPr>
            </w:pPr>
            <w:ins w:id="1168" w:author="CSE" w:date="2014-03-19T15:33:00Z">
              <w:r w:rsidRPr="00390C5F">
                <w:rPr>
                  <w:b/>
                  <w:bCs/>
                </w:rPr>
                <w:t>Style/Built/Remodeled</w:t>
              </w:r>
            </w:ins>
          </w:p>
        </w:tc>
        <w:tc>
          <w:tcPr>
            <w:tcW w:w="1365" w:type="dxa"/>
            <w:tcBorders>
              <w:top w:val="single" w:sz="8" w:space="0" w:color="000000"/>
              <w:left w:val="single" w:sz="8" w:space="0" w:color="000000"/>
              <w:bottom w:val="single" w:sz="18" w:space="0" w:color="000000"/>
              <w:right w:val="single" w:sz="8" w:space="0" w:color="000000"/>
            </w:tcBorders>
            <w:shd w:val="clear" w:color="auto" w:fill="auto"/>
          </w:tcPr>
          <w:p w:rsidR="005B6FF4" w:rsidRPr="00390C5F" w:rsidRDefault="005B6FF4" w:rsidP="00EE6D14">
            <w:pPr>
              <w:jc w:val="center"/>
              <w:rPr>
                <w:ins w:id="1169" w:author="CSE" w:date="2014-03-19T15:33:00Z"/>
                <w:b/>
                <w:bCs/>
              </w:rPr>
            </w:pPr>
            <w:ins w:id="1170" w:author="CSE" w:date="2014-03-19T15:33:00Z">
              <w:r w:rsidRPr="00390C5F">
                <w:rPr>
                  <w:b/>
                  <w:bCs/>
                </w:rPr>
                <w:t>Size/Floors</w:t>
              </w:r>
            </w:ins>
          </w:p>
        </w:tc>
      </w:tr>
      <w:tr w:rsidR="005B6FF4" w:rsidTr="00EE6D14">
        <w:trPr>
          <w:trHeight w:val="563"/>
          <w:ins w:id="1171"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C0C0C0"/>
          </w:tcPr>
          <w:p w:rsidR="005B6FF4" w:rsidRPr="00390C5F" w:rsidRDefault="005B6FF4" w:rsidP="00EE6D14">
            <w:pPr>
              <w:jc w:val="center"/>
              <w:rPr>
                <w:ins w:id="1172" w:author="CSE" w:date="2014-03-19T15:33:00Z"/>
                <w:bCs/>
              </w:rPr>
            </w:pPr>
            <w:ins w:id="1173" w:author="CSE" w:date="2014-03-19T15:33:00Z">
              <w:r w:rsidRPr="00390C5F">
                <w:rPr>
                  <w:bCs/>
                </w:rPr>
                <w:t>H1 (*)</w:t>
              </w:r>
            </w:ins>
          </w:p>
        </w:tc>
        <w:tc>
          <w:tcPr>
            <w:tcW w:w="1194" w:type="dxa"/>
            <w:tcBorders>
              <w:top w:val="single" w:sz="8" w:space="0" w:color="000000"/>
              <w:left w:val="single" w:sz="8" w:space="0" w:color="000000"/>
              <w:bottom w:val="single" w:sz="8" w:space="0" w:color="000000"/>
              <w:right w:val="single" w:sz="8" w:space="0" w:color="000000"/>
            </w:tcBorders>
            <w:shd w:val="clear" w:color="auto" w:fill="C0C0C0"/>
          </w:tcPr>
          <w:p w:rsidR="005B6FF4" w:rsidRPr="002660F5" w:rsidRDefault="005B6FF4" w:rsidP="00EE6D14">
            <w:pPr>
              <w:jc w:val="center"/>
              <w:rPr>
                <w:ins w:id="1174" w:author="CSE" w:date="2014-03-19T15:33:00Z"/>
              </w:rPr>
            </w:pPr>
            <w:ins w:id="1175" w:author="CSE" w:date="2014-03-19T15:33:00Z">
              <w:r>
                <w:t>Two-phase</w:t>
              </w:r>
            </w:ins>
          </w:p>
        </w:tc>
        <w:tc>
          <w:tcPr>
            <w:tcW w:w="1194" w:type="dxa"/>
            <w:tcBorders>
              <w:top w:val="single" w:sz="8" w:space="0" w:color="000000"/>
              <w:left w:val="single" w:sz="8" w:space="0" w:color="000000"/>
              <w:bottom w:val="single" w:sz="8" w:space="0" w:color="000000"/>
              <w:right w:val="single" w:sz="8" w:space="0" w:color="000000"/>
            </w:tcBorders>
            <w:shd w:val="clear" w:color="auto" w:fill="C0C0C0"/>
          </w:tcPr>
          <w:p w:rsidR="005B6FF4" w:rsidRPr="002660F5" w:rsidRDefault="005B6FF4" w:rsidP="00EE6D14">
            <w:pPr>
              <w:jc w:val="center"/>
              <w:rPr>
                <w:ins w:id="1176" w:author="CSE" w:date="2014-03-19T15:33:00Z"/>
              </w:rPr>
            </w:pPr>
            <w:ins w:id="1177" w:author="CSE" w:date="2014-03-19T15:33:00Z">
              <w:r w:rsidRPr="002660F5">
                <w:t>Apartment/</w:t>
              </w:r>
              <w:r>
                <w:t xml:space="preserve"> </w:t>
              </w:r>
              <w:r w:rsidRPr="002660F5">
                <w:t>1993/NA</w:t>
              </w:r>
            </w:ins>
          </w:p>
        </w:tc>
        <w:tc>
          <w:tcPr>
            <w:tcW w:w="1365" w:type="dxa"/>
            <w:tcBorders>
              <w:top w:val="single" w:sz="8" w:space="0" w:color="000000"/>
              <w:left w:val="single" w:sz="8" w:space="0" w:color="000000"/>
              <w:bottom w:val="single" w:sz="8" w:space="0" w:color="000000"/>
              <w:right w:val="single" w:sz="8" w:space="0" w:color="000000"/>
            </w:tcBorders>
            <w:shd w:val="clear" w:color="auto" w:fill="C0C0C0"/>
          </w:tcPr>
          <w:p w:rsidR="005B6FF4" w:rsidRPr="002660F5" w:rsidRDefault="005B6FF4" w:rsidP="00EE6D14">
            <w:pPr>
              <w:jc w:val="center"/>
              <w:rPr>
                <w:ins w:id="1178" w:author="CSE" w:date="2014-03-19T15:33:00Z"/>
              </w:rPr>
            </w:pPr>
            <w:ins w:id="1179" w:author="CSE" w:date="2014-03-19T15:33:00Z">
              <w:r w:rsidRPr="002660F5">
                <w:t>550 sq. ft</w:t>
              </w:r>
              <w:proofErr w:type="gramStart"/>
              <w:r w:rsidRPr="002660F5">
                <w:t>./</w:t>
              </w:r>
              <w:proofErr w:type="gramEnd"/>
              <w:r w:rsidRPr="002660F5">
                <w:t xml:space="preserve"> 1 </w:t>
              </w:r>
              <w:proofErr w:type="spellStart"/>
              <w:r w:rsidRPr="002660F5">
                <w:t>flr</w:t>
              </w:r>
              <w:proofErr w:type="spellEnd"/>
              <w:r w:rsidRPr="002660F5">
                <w:t>.</w:t>
              </w:r>
            </w:ins>
          </w:p>
        </w:tc>
      </w:tr>
      <w:tr w:rsidR="005B6FF4" w:rsidTr="00EE6D14">
        <w:trPr>
          <w:trHeight w:val="551"/>
          <w:ins w:id="1180"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auto"/>
          </w:tcPr>
          <w:p w:rsidR="005B6FF4" w:rsidRPr="00390C5F" w:rsidRDefault="005B6FF4" w:rsidP="00EE6D14">
            <w:pPr>
              <w:jc w:val="center"/>
              <w:rPr>
                <w:ins w:id="1181" w:author="CSE" w:date="2014-03-19T15:33:00Z"/>
                <w:bCs/>
              </w:rPr>
            </w:pPr>
            <w:ins w:id="1182" w:author="CSE" w:date="2014-03-19T15:33:00Z">
              <w:r w:rsidRPr="00390C5F">
                <w:rPr>
                  <w:bCs/>
                </w:rPr>
                <w:t>H2</w:t>
              </w:r>
            </w:ins>
          </w:p>
        </w:tc>
        <w:tc>
          <w:tcPr>
            <w:tcW w:w="1194" w:type="dxa"/>
            <w:tcBorders>
              <w:top w:val="single" w:sz="8" w:space="0" w:color="000000"/>
              <w:left w:val="single" w:sz="8" w:space="0" w:color="000000"/>
              <w:bottom w:val="single" w:sz="8" w:space="0" w:color="000000"/>
              <w:right w:val="single" w:sz="8" w:space="0" w:color="000000"/>
            </w:tcBorders>
            <w:shd w:val="clear" w:color="auto" w:fill="auto"/>
          </w:tcPr>
          <w:p w:rsidR="005B6FF4" w:rsidRPr="002660F5" w:rsidRDefault="005B6FF4" w:rsidP="00EE6D14">
            <w:pPr>
              <w:jc w:val="center"/>
              <w:rPr>
                <w:ins w:id="1183" w:author="CSE" w:date="2014-03-19T15:33:00Z"/>
              </w:rPr>
            </w:pPr>
            <w:ins w:id="1184" w:author="CSE" w:date="2014-03-19T15:33:00Z">
              <w:r>
                <w:t>Two-phase</w:t>
              </w:r>
            </w:ins>
          </w:p>
        </w:tc>
        <w:tc>
          <w:tcPr>
            <w:tcW w:w="1194" w:type="dxa"/>
            <w:tcBorders>
              <w:top w:val="single" w:sz="8" w:space="0" w:color="000000"/>
              <w:left w:val="single" w:sz="8" w:space="0" w:color="000000"/>
              <w:bottom w:val="single" w:sz="8" w:space="0" w:color="000000"/>
              <w:right w:val="single" w:sz="8" w:space="0" w:color="000000"/>
            </w:tcBorders>
            <w:shd w:val="clear" w:color="auto" w:fill="auto"/>
          </w:tcPr>
          <w:p w:rsidR="005B6FF4" w:rsidRPr="002660F5" w:rsidRDefault="005B6FF4" w:rsidP="00EE6D14">
            <w:pPr>
              <w:jc w:val="center"/>
              <w:rPr>
                <w:ins w:id="1185" w:author="CSE" w:date="2014-03-19T15:33:00Z"/>
              </w:rPr>
            </w:pPr>
            <w:ins w:id="1186" w:author="CSE" w:date="2014-03-19T15:33:00Z">
              <w:r w:rsidRPr="002660F5">
                <w:t>House/1972/2002</w:t>
              </w:r>
            </w:ins>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rsidR="005B6FF4" w:rsidRPr="002660F5" w:rsidRDefault="005B6FF4" w:rsidP="00EE6D14">
            <w:pPr>
              <w:jc w:val="center"/>
              <w:rPr>
                <w:ins w:id="1187" w:author="CSE" w:date="2014-03-19T15:33:00Z"/>
              </w:rPr>
            </w:pPr>
            <w:ins w:id="1188" w:author="CSE" w:date="2014-03-19T15:33:00Z">
              <w:r>
                <w:t>1250 sq. ft</w:t>
              </w:r>
              <w:proofErr w:type="gramStart"/>
              <w:r>
                <w:t>./</w:t>
              </w:r>
              <w:proofErr w:type="gramEnd"/>
              <w:r>
                <w:t xml:space="preserve"> 1</w:t>
              </w:r>
              <w:r w:rsidRPr="002660F5">
                <w:t xml:space="preserve"> </w:t>
              </w:r>
              <w:proofErr w:type="spellStart"/>
              <w:r w:rsidRPr="002660F5">
                <w:t>flr</w:t>
              </w:r>
              <w:proofErr w:type="spellEnd"/>
              <w:r w:rsidRPr="002660F5">
                <w:t>.</w:t>
              </w:r>
            </w:ins>
          </w:p>
        </w:tc>
      </w:tr>
      <w:tr w:rsidR="005B6FF4" w:rsidTr="00EE6D14">
        <w:trPr>
          <w:trHeight w:val="551"/>
          <w:ins w:id="1189"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C0C0C0"/>
          </w:tcPr>
          <w:p w:rsidR="005B6FF4" w:rsidRPr="00390C5F" w:rsidRDefault="005B6FF4" w:rsidP="00EE6D14">
            <w:pPr>
              <w:jc w:val="center"/>
              <w:rPr>
                <w:ins w:id="1190" w:author="CSE" w:date="2014-03-19T15:33:00Z"/>
                <w:bCs/>
              </w:rPr>
            </w:pPr>
            <w:ins w:id="1191" w:author="CSE" w:date="2014-03-19T15:33:00Z">
              <w:r w:rsidRPr="00390C5F">
                <w:rPr>
                  <w:bCs/>
                </w:rPr>
                <w:t>H3</w:t>
              </w:r>
            </w:ins>
          </w:p>
        </w:tc>
        <w:tc>
          <w:tcPr>
            <w:tcW w:w="1194" w:type="dxa"/>
            <w:tcBorders>
              <w:top w:val="single" w:sz="8" w:space="0" w:color="000000"/>
              <w:left w:val="single" w:sz="8" w:space="0" w:color="000000"/>
              <w:bottom w:val="single" w:sz="8" w:space="0" w:color="000000"/>
              <w:right w:val="single" w:sz="8" w:space="0" w:color="000000"/>
            </w:tcBorders>
            <w:shd w:val="clear" w:color="auto" w:fill="C0C0C0"/>
          </w:tcPr>
          <w:p w:rsidR="005B6FF4" w:rsidRDefault="005B6FF4" w:rsidP="00EE6D14">
            <w:pPr>
              <w:jc w:val="center"/>
              <w:rPr>
                <w:ins w:id="1192" w:author="CSE" w:date="2014-03-19T15:33:00Z"/>
              </w:rPr>
            </w:pPr>
            <w:ins w:id="1193" w:author="CSE" w:date="2014-03-19T15:33:00Z">
              <w:r>
                <w:t>Two-phase</w:t>
              </w:r>
            </w:ins>
          </w:p>
        </w:tc>
        <w:tc>
          <w:tcPr>
            <w:tcW w:w="1194" w:type="dxa"/>
            <w:tcBorders>
              <w:top w:val="single" w:sz="8" w:space="0" w:color="000000"/>
              <w:left w:val="single" w:sz="8" w:space="0" w:color="000000"/>
              <w:bottom w:val="single" w:sz="8" w:space="0" w:color="000000"/>
              <w:right w:val="single" w:sz="8" w:space="0" w:color="000000"/>
            </w:tcBorders>
            <w:shd w:val="clear" w:color="auto" w:fill="C0C0C0"/>
          </w:tcPr>
          <w:p w:rsidR="005B6FF4" w:rsidRPr="002660F5" w:rsidRDefault="005B6FF4" w:rsidP="00EE6D14">
            <w:pPr>
              <w:jc w:val="center"/>
              <w:rPr>
                <w:ins w:id="1194" w:author="CSE" w:date="2014-03-19T15:33:00Z"/>
              </w:rPr>
            </w:pPr>
            <w:ins w:id="1195" w:author="CSE" w:date="2014-03-19T15:33:00Z">
              <w:r>
                <w:t>Apartment/ 1931/1994</w:t>
              </w:r>
            </w:ins>
          </w:p>
        </w:tc>
        <w:tc>
          <w:tcPr>
            <w:tcW w:w="1365" w:type="dxa"/>
            <w:tcBorders>
              <w:top w:val="single" w:sz="8" w:space="0" w:color="000000"/>
              <w:left w:val="single" w:sz="8" w:space="0" w:color="000000"/>
              <w:bottom w:val="single" w:sz="8" w:space="0" w:color="000000"/>
              <w:right w:val="single" w:sz="8" w:space="0" w:color="000000"/>
            </w:tcBorders>
            <w:shd w:val="clear" w:color="auto" w:fill="C0C0C0"/>
          </w:tcPr>
          <w:p w:rsidR="005B6FF4" w:rsidRPr="002660F5" w:rsidRDefault="005B6FF4" w:rsidP="00EE6D14">
            <w:pPr>
              <w:jc w:val="center"/>
              <w:rPr>
                <w:ins w:id="1196" w:author="CSE" w:date="2014-03-19T15:33:00Z"/>
              </w:rPr>
            </w:pPr>
            <w:ins w:id="1197" w:author="CSE" w:date="2014-03-19T15:33:00Z">
              <w:r>
                <w:t>800 sq. ft</w:t>
              </w:r>
              <w:proofErr w:type="gramStart"/>
              <w:r>
                <w:t>./</w:t>
              </w:r>
              <w:proofErr w:type="gramEnd"/>
              <w:r>
                <w:t xml:space="preserve"> 1 </w:t>
              </w:r>
              <w:proofErr w:type="spellStart"/>
              <w:r>
                <w:t>flr</w:t>
              </w:r>
              <w:proofErr w:type="spellEnd"/>
              <w:r>
                <w:t>.</w:t>
              </w:r>
            </w:ins>
          </w:p>
        </w:tc>
      </w:tr>
      <w:tr w:rsidR="005B6FF4" w:rsidTr="00EE6D14">
        <w:trPr>
          <w:trHeight w:val="551"/>
          <w:ins w:id="1198"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auto"/>
          </w:tcPr>
          <w:p w:rsidR="005B6FF4" w:rsidRPr="00390C5F" w:rsidRDefault="005B6FF4" w:rsidP="00EE6D14">
            <w:pPr>
              <w:jc w:val="center"/>
              <w:rPr>
                <w:ins w:id="1199" w:author="CSE" w:date="2014-03-19T15:33:00Z"/>
                <w:bCs/>
              </w:rPr>
            </w:pPr>
            <w:ins w:id="1200" w:author="CSE" w:date="2014-03-19T15:33:00Z">
              <w:r w:rsidRPr="00390C5F">
                <w:rPr>
                  <w:bCs/>
                </w:rPr>
                <w:t>H4</w:t>
              </w:r>
            </w:ins>
          </w:p>
        </w:tc>
        <w:tc>
          <w:tcPr>
            <w:tcW w:w="1194" w:type="dxa"/>
            <w:tcBorders>
              <w:top w:val="single" w:sz="8" w:space="0" w:color="000000"/>
              <w:left w:val="single" w:sz="8" w:space="0" w:color="000000"/>
              <w:bottom w:val="single" w:sz="8" w:space="0" w:color="000000"/>
              <w:right w:val="single" w:sz="8" w:space="0" w:color="000000"/>
            </w:tcBorders>
            <w:shd w:val="clear" w:color="auto" w:fill="auto"/>
          </w:tcPr>
          <w:p w:rsidR="005B6FF4" w:rsidRDefault="005B6FF4" w:rsidP="00EE6D14">
            <w:pPr>
              <w:jc w:val="center"/>
              <w:rPr>
                <w:ins w:id="1201" w:author="CSE" w:date="2014-03-19T15:33:00Z"/>
              </w:rPr>
            </w:pPr>
            <w:ins w:id="1202" w:author="CSE" w:date="2014-03-19T15:33:00Z">
              <w:r>
                <w:t>Two-phase</w:t>
              </w:r>
            </w:ins>
          </w:p>
        </w:tc>
        <w:tc>
          <w:tcPr>
            <w:tcW w:w="1194" w:type="dxa"/>
            <w:tcBorders>
              <w:top w:val="single" w:sz="8" w:space="0" w:color="000000"/>
              <w:left w:val="single" w:sz="8" w:space="0" w:color="000000"/>
              <w:bottom w:val="single" w:sz="8" w:space="0" w:color="000000"/>
              <w:right w:val="single" w:sz="8" w:space="0" w:color="000000"/>
            </w:tcBorders>
            <w:shd w:val="clear" w:color="auto" w:fill="auto"/>
          </w:tcPr>
          <w:p w:rsidR="005B6FF4" w:rsidRPr="002660F5" w:rsidRDefault="005B6FF4" w:rsidP="00EE6D14">
            <w:pPr>
              <w:jc w:val="center"/>
              <w:rPr>
                <w:ins w:id="1203" w:author="CSE" w:date="2014-03-19T15:33:00Z"/>
              </w:rPr>
            </w:pPr>
            <w:ins w:id="1204" w:author="CSE" w:date="2014-03-19T15:33:00Z">
              <w:r>
                <w:t>House/1960/NA</w:t>
              </w:r>
            </w:ins>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rsidR="005B6FF4" w:rsidRPr="002660F5" w:rsidRDefault="005B6FF4" w:rsidP="00EE6D14">
            <w:pPr>
              <w:jc w:val="center"/>
              <w:rPr>
                <w:ins w:id="1205" w:author="CSE" w:date="2014-03-19T15:33:00Z"/>
              </w:rPr>
            </w:pPr>
            <w:ins w:id="1206" w:author="CSE" w:date="2014-03-19T15:33:00Z">
              <w:r>
                <w:t xml:space="preserve">2220 </w:t>
              </w:r>
              <w:proofErr w:type="spellStart"/>
              <w:r>
                <w:t>sq.ft</w:t>
              </w:r>
              <w:proofErr w:type="spellEnd"/>
              <w:proofErr w:type="gramStart"/>
              <w:r>
                <w:t>./</w:t>
              </w:r>
              <w:proofErr w:type="gramEnd"/>
              <w:r>
                <w:t xml:space="preserve"> 1 </w:t>
              </w:r>
              <w:proofErr w:type="spellStart"/>
              <w:r>
                <w:t>flr</w:t>
              </w:r>
              <w:proofErr w:type="spellEnd"/>
              <w:r>
                <w:t>.</w:t>
              </w:r>
            </w:ins>
          </w:p>
        </w:tc>
      </w:tr>
      <w:tr w:rsidR="005B6FF4" w:rsidTr="00EE6D14">
        <w:trPr>
          <w:trHeight w:val="551"/>
          <w:ins w:id="1207"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C0C0C0"/>
          </w:tcPr>
          <w:p w:rsidR="005B6FF4" w:rsidRPr="00390C5F" w:rsidRDefault="005B6FF4" w:rsidP="00EE6D14">
            <w:pPr>
              <w:jc w:val="center"/>
              <w:rPr>
                <w:ins w:id="1208" w:author="CSE" w:date="2014-03-19T15:33:00Z"/>
                <w:bCs/>
              </w:rPr>
            </w:pPr>
            <w:ins w:id="1209" w:author="CSE" w:date="2014-03-19T15:33:00Z">
              <w:r w:rsidRPr="00390C5F">
                <w:rPr>
                  <w:bCs/>
                </w:rPr>
                <w:t>H5</w:t>
              </w:r>
            </w:ins>
          </w:p>
        </w:tc>
        <w:tc>
          <w:tcPr>
            <w:tcW w:w="1194" w:type="dxa"/>
            <w:tcBorders>
              <w:top w:val="single" w:sz="8" w:space="0" w:color="000000"/>
              <w:left w:val="single" w:sz="8" w:space="0" w:color="000000"/>
              <w:bottom w:val="single" w:sz="8" w:space="0" w:color="000000"/>
              <w:right w:val="single" w:sz="8" w:space="0" w:color="000000"/>
            </w:tcBorders>
            <w:shd w:val="clear" w:color="auto" w:fill="C0C0C0"/>
          </w:tcPr>
          <w:p w:rsidR="005B6FF4" w:rsidRPr="002660F5" w:rsidRDefault="005B6FF4" w:rsidP="00EE6D14">
            <w:pPr>
              <w:jc w:val="center"/>
              <w:rPr>
                <w:ins w:id="1210" w:author="CSE" w:date="2014-03-19T15:33:00Z"/>
              </w:rPr>
            </w:pPr>
            <w:ins w:id="1211" w:author="CSE" w:date="2014-03-19T15:33:00Z">
              <w:r>
                <w:t>Two-phase</w:t>
              </w:r>
            </w:ins>
          </w:p>
        </w:tc>
        <w:tc>
          <w:tcPr>
            <w:tcW w:w="1194" w:type="dxa"/>
            <w:tcBorders>
              <w:top w:val="single" w:sz="8" w:space="0" w:color="000000"/>
              <w:left w:val="single" w:sz="8" w:space="0" w:color="000000"/>
              <w:bottom w:val="single" w:sz="8" w:space="0" w:color="000000"/>
              <w:right w:val="single" w:sz="8" w:space="0" w:color="000000"/>
            </w:tcBorders>
            <w:shd w:val="clear" w:color="auto" w:fill="C0C0C0"/>
          </w:tcPr>
          <w:p w:rsidR="005B6FF4" w:rsidRPr="002660F5" w:rsidRDefault="005B6FF4" w:rsidP="00EE6D14">
            <w:pPr>
              <w:jc w:val="center"/>
              <w:rPr>
                <w:ins w:id="1212" w:author="CSE" w:date="2014-03-19T15:33:00Z"/>
              </w:rPr>
            </w:pPr>
            <w:ins w:id="1213" w:author="CSE" w:date="2014-03-19T15:33:00Z">
              <w:r>
                <w:t>House/1987/NA</w:t>
              </w:r>
            </w:ins>
          </w:p>
        </w:tc>
        <w:tc>
          <w:tcPr>
            <w:tcW w:w="1365" w:type="dxa"/>
            <w:tcBorders>
              <w:top w:val="single" w:sz="8" w:space="0" w:color="000000"/>
              <w:left w:val="single" w:sz="8" w:space="0" w:color="000000"/>
              <w:bottom w:val="single" w:sz="8" w:space="0" w:color="000000"/>
              <w:right w:val="single" w:sz="8" w:space="0" w:color="000000"/>
            </w:tcBorders>
            <w:shd w:val="clear" w:color="auto" w:fill="C0C0C0"/>
          </w:tcPr>
          <w:p w:rsidR="005B6FF4" w:rsidRPr="002660F5" w:rsidRDefault="005B6FF4" w:rsidP="00EE6D14">
            <w:pPr>
              <w:jc w:val="center"/>
              <w:rPr>
                <w:ins w:id="1214" w:author="CSE" w:date="2014-03-19T15:33:00Z"/>
              </w:rPr>
            </w:pPr>
            <w:ins w:id="1215" w:author="CSE" w:date="2014-03-19T15:33:00Z">
              <w:r>
                <w:t>1340 sq. ft</w:t>
              </w:r>
              <w:proofErr w:type="gramStart"/>
              <w:r>
                <w:t>./</w:t>
              </w:r>
              <w:proofErr w:type="gramEnd"/>
              <w:r>
                <w:t xml:space="preserve">1 </w:t>
              </w:r>
              <w:proofErr w:type="spellStart"/>
              <w:r>
                <w:t>flr</w:t>
              </w:r>
              <w:proofErr w:type="spellEnd"/>
              <w:r>
                <w:t>.</w:t>
              </w:r>
            </w:ins>
          </w:p>
        </w:tc>
      </w:tr>
      <w:tr w:rsidR="005B6FF4" w:rsidTr="00EE6D14">
        <w:trPr>
          <w:trHeight w:val="551"/>
          <w:ins w:id="1216"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auto"/>
          </w:tcPr>
          <w:p w:rsidR="005B6FF4" w:rsidRPr="00390C5F" w:rsidRDefault="005B6FF4" w:rsidP="00EE6D14">
            <w:pPr>
              <w:jc w:val="center"/>
              <w:rPr>
                <w:ins w:id="1217" w:author="CSE" w:date="2014-03-19T15:33:00Z"/>
                <w:bCs/>
              </w:rPr>
            </w:pPr>
            <w:ins w:id="1218" w:author="CSE" w:date="2014-03-19T15:33:00Z">
              <w:r w:rsidRPr="00390C5F">
                <w:rPr>
                  <w:bCs/>
                </w:rPr>
                <w:t>H6</w:t>
              </w:r>
            </w:ins>
          </w:p>
        </w:tc>
        <w:tc>
          <w:tcPr>
            <w:tcW w:w="1194" w:type="dxa"/>
            <w:tcBorders>
              <w:top w:val="single" w:sz="8" w:space="0" w:color="000000"/>
              <w:left w:val="single" w:sz="8" w:space="0" w:color="000000"/>
              <w:bottom w:val="single" w:sz="8" w:space="0" w:color="000000"/>
              <w:right w:val="single" w:sz="8" w:space="0" w:color="000000"/>
            </w:tcBorders>
            <w:shd w:val="clear" w:color="auto" w:fill="auto"/>
          </w:tcPr>
          <w:p w:rsidR="005B6FF4" w:rsidRPr="002660F5" w:rsidRDefault="005B6FF4" w:rsidP="00EE6D14">
            <w:pPr>
              <w:jc w:val="center"/>
              <w:rPr>
                <w:ins w:id="1219" w:author="CSE" w:date="2014-03-19T15:33:00Z"/>
              </w:rPr>
            </w:pPr>
            <w:ins w:id="1220" w:author="CSE" w:date="2014-03-19T15:33:00Z">
              <w:r>
                <w:t>Two-phase</w:t>
              </w:r>
            </w:ins>
          </w:p>
        </w:tc>
        <w:tc>
          <w:tcPr>
            <w:tcW w:w="1194" w:type="dxa"/>
            <w:tcBorders>
              <w:top w:val="single" w:sz="8" w:space="0" w:color="000000"/>
              <w:left w:val="single" w:sz="8" w:space="0" w:color="000000"/>
              <w:bottom w:val="single" w:sz="8" w:space="0" w:color="000000"/>
              <w:right w:val="single" w:sz="8" w:space="0" w:color="000000"/>
            </w:tcBorders>
            <w:shd w:val="clear" w:color="auto" w:fill="auto"/>
          </w:tcPr>
          <w:p w:rsidR="005B6FF4" w:rsidRPr="002660F5" w:rsidRDefault="005B6FF4" w:rsidP="00EE6D14">
            <w:pPr>
              <w:jc w:val="center"/>
              <w:rPr>
                <w:ins w:id="1221" w:author="CSE" w:date="2014-03-19T15:33:00Z"/>
              </w:rPr>
            </w:pPr>
            <w:ins w:id="1222" w:author="CSE" w:date="2014-03-19T15:33:00Z">
              <w:r>
                <w:t>House/NA/NA</w:t>
              </w:r>
            </w:ins>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rsidR="005B6FF4" w:rsidRPr="002660F5" w:rsidRDefault="005B6FF4" w:rsidP="00EE6D14">
            <w:pPr>
              <w:jc w:val="center"/>
              <w:rPr>
                <w:ins w:id="1223" w:author="CSE" w:date="2014-03-19T15:33:00Z"/>
              </w:rPr>
            </w:pPr>
            <w:ins w:id="1224" w:author="CSE" w:date="2014-03-19T15:33:00Z">
              <w:r>
                <w:t>1452 sq. ft</w:t>
              </w:r>
              <w:proofErr w:type="gramStart"/>
              <w:r>
                <w:t>./</w:t>
              </w:r>
              <w:proofErr w:type="gramEnd"/>
              <w:r>
                <w:t xml:space="preserve">1 </w:t>
              </w:r>
              <w:proofErr w:type="spellStart"/>
              <w:r>
                <w:t>flr</w:t>
              </w:r>
              <w:proofErr w:type="spellEnd"/>
              <w:r>
                <w:t>.</w:t>
              </w:r>
            </w:ins>
          </w:p>
        </w:tc>
      </w:tr>
      <w:tr w:rsidR="005B6FF4" w:rsidTr="00EE6D14">
        <w:trPr>
          <w:trHeight w:val="136"/>
          <w:ins w:id="1225"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auto"/>
          </w:tcPr>
          <w:p w:rsidR="005B6FF4" w:rsidRPr="00390C5F" w:rsidRDefault="005B6FF4" w:rsidP="00EE6D14">
            <w:pPr>
              <w:jc w:val="center"/>
              <w:rPr>
                <w:ins w:id="1226" w:author="CSE" w:date="2014-03-19T15:33:00Z"/>
                <w:bCs/>
              </w:rPr>
            </w:pPr>
            <w:ins w:id="1227" w:author="CSE" w:date="2014-03-19T15:33:00Z">
              <w:r>
                <w:rPr>
                  <w:bCs/>
                </w:rPr>
                <w:t>I1</w:t>
              </w:r>
            </w:ins>
          </w:p>
        </w:tc>
        <w:tc>
          <w:tcPr>
            <w:tcW w:w="1194" w:type="dxa"/>
            <w:tcBorders>
              <w:top w:val="single" w:sz="8" w:space="0" w:color="000000"/>
              <w:left w:val="single" w:sz="8" w:space="0" w:color="000000"/>
              <w:bottom w:val="single" w:sz="8" w:space="0" w:color="000000"/>
              <w:right w:val="single" w:sz="8" w:space="0" w:color="000000"/>
            </w:tcBorders>
            <w:shd w:val="clear" w:color="auto" w:fill="auto"/>
          </w:tcPr>
          <w:p w:rsidR="005B6FF4" w:rsidRPr="002660F5" w:rsidRDefault="005B6FF4" w:rsidP="00EE6D14">
            <w:pPr>
              <w:jc w:val="center"/>
              <w:rPr>
                <w:ins w:id="1228" w:author="CSE" w:date="2014-03-19T15:33:00Z"/>
              </w:rPr>
            </w:pPr>
            <w:ins w:id="1229" w:author="CSE" w:date="2014-03-19T15:33:00Z">
              <w:r>
                <w:t>Three-phase</w:t>
              </w:r>
            </w:ins>
          </w:p>
        </w:tc>
        <w:tc>
          <w:tcPr>
            <w:tcW w:w="1194" w:type="dxa"/>
            <w:tcBorders>
              <w:top w:val="single" w:sz="8" w:space="0" w:color="000000"/>
              <w:left w:val="single" w:sz="8" w:space="0" w:color="000000"/>
              <w:bottom w:val="single" w:sz="8" w:space="0" w:color="000000"/>
              <w:right w:val="single" w:sz="8" w:space="0" w:color="000000"/>
            </w:tcBorders>
            <w:shd w:val="clear" w:color="auto" w:fill="auto"/>
          </w:tcPr>
          <w:p w:rsidR="005B6FF4" w:rsidRPr="002660F5" w:rsidRDefault="005B6FF4" w:rsidP="00EE6D14">
            <w:pPr>
              <w:jc w:val="center"/>
              <w:rPr>
                <w:ins w:id="1230" w:author="CSE" w:date="2014-03-19T15:33:00Z"/>
              </w:rPr>
            </w:pPr>
            <w:ins w:id="1231" w:author="CSE" w:date="2014-03-19T15:33:00Z">
              <w:r>
                <w:t>Industrial Building/2003/NA</w:t>
              </w:r>
            </w:ins>
          </w:p>
        </w:tc>
        <w:tc>
          <w:tcPr>
            <w:tcW w:w="1365" w:type="dxa"/>
            <w:tcBorders>
              <w:top w:val="single" w:sz="8" w:space="0" w:color="000000"/>
              <w:left w:val="single" w:sz="8" w:space="0" w:color="000000"/>
              <w:bottom w:val="single" w:sz="8" w:space="0" w:color="000000"/>
              <w:right w:val="single" w:sz="8" w:space="0" w:color="000000"/>
            </w:tcBorders>
            <w:shd w:val="clear" w:color="auto" w:fill="auto"/>
          </w:tcPr>
          <w:p w:rsidR="005B6FF4" w:rsidRPr="002660F5" w:rsidRDefault="005B6FF4" w:rsidP="00EE6D14">
            <w:pPr>
              <w:keepNext/>
              <w:jc w:val="center"/>
              <w:rPr>
                <w:ins w:id="1232" w:author="CSE" w:date="2014-03-19T15:33:00Z"/>
              </w:rPr>
            </w:pPr>
            <w:ins w:id="1233" w:author="CSE" w:date="2014-03-19T15:33:00Z">
              <w:r>
                <w:t>NA</w:t>
              </w:r>
            </w:ins>
          </w:p>
        </w:tc>
      </w:tr>
    </w:tbl>
    <w:p w:rsidR="005B6FF4" w:rsidRPr="00DB1E8F" w:rsidDel="005B6FF4" w:rsidRDefault="005B6FF4" w:rsidP="005B6FF4">
      <w:pPr>
        <w:pStyle w:val="Caption"/>
        <w:rPr>
          <w:del w:id="1234" w:author="CSE" w:date="2014-03-19T15:33:00Z"/>
          <w:szCs w:val="18"/>
        </w:rPr>
      </w:pPr>
      <w:moveToRangeStart w:id="1235" w:author="CSE" w:date="2014-03-19T15:33:00Z" w:name="move383006558"/>
      <w:moveTo w:id="1236" w:author="CSE" w:date="2014-03-19T15:33:00Z">
        <w:r w:rsidRPr="00E52750">
          <w:rPr>
            <w:szCs w:val="18"/>
          </w:rPr>
          <w:t xml:space="preserve">Table 1: A summary of the homes showing the </w:t>
        </w:r>
        <w:r>
          <w:rPr>
            <w:szCs w:val="18"/>
          </w:rPr>
          <w:t>panel type, style,</w:t>
        </w:r>
        <w:r w:rsidRPr="00E52750">
          <w:rPr>
            <w:szCs w:val="18"/>
          </w:rPr>
          <w:t xml:space="preserve"> and size (* 7 days deployment).</w:t>
        </w:r>
      </w:moveTo>
    </w:p>
    <w:moveToRangeEnd w:id="1235"/>
    <w:p w:rsidR="002456D5" w:rsidRDefault="002456D5">
      <w:pPr>
        <w:pStyle w:val="Caption"/>
        <w:rPr>
          <w:ins w:id="1237" w:author="CSE" w:date="2014-03-19T00:32:00Z"/>
        </w:rPr>
        <w:pPrChange w:id="1238" w:author="CSE" w:date="2014-03-19T15:33:00Z">
          <w:pPr/>
        </w:pPrChange>
      </w:pPr>
    </w:p>
    <w:p w:rsidR="002456D5" w:rsidDel="005B6FF4" w:rsidRDefault="002456D5">
      <w:pPr>
        <w:pStyle w:val="Heading2"/>
        <w:rPr>
          <w:del w:id="1239" w:author="CSE" w:date="2014-03-19T00:32:00Z"/>
        </w:rPr>
        <w:pPrChange w:id="1240" w:author="CSE" w:date="2014-03-19T15:33:00Z">
          <w:pPr/>
        </w:pPrChange>
      </w:pPr>
      <w:ins w:id="1241" w:author="CSE" w:date="2014-03-19T00:32:00Z">
        <w:r w:rsidRPr="007F23A3">
          <w:rPr>
            <w:rFonts w:ascii="Times New Roman" w:hAnsi="Times New Roman"/>
            <w:b w:val="0"/>
            <w:sz w:val="20"/>
          </w:rPr>
          <w:t>It s</w:t>
        </w:r>
        <w:r>
          <w:rPr>
            <w:rFonts w:ascii="Times New Roman" w:hAnsi="Times New Roman"/>
            <w:b w:val="0"/>
            <w:sz w:val="20"/>
          </w:rPr>
          <w:t>hould be noted that all of our data collection sessions were performed under a naturalistic setting. That is, we did not give the homeowners any instructions on the use of their electrical appliances or requested any changes in their daily routines and household tasks. Once installed, our system ran in background for the entire data collection session with no participant interaction at all.</w:t>
        </w:r>
      </w:ins>
    </w:p>
    <w:p w:rsidR="00EF57E2" w:rsidDel="002456D5" w:rsidRDefault="0052086B">
      <w:pPr>
        <w:pStyle w:val="Heading2"/>
        <w:rPr>
          <w:del w:id="1242" w:author="CSE" w:date="2014-03-19T00:32:00Z"/>
          <w:rFonts w:ascii="Times New Roman" w:hAnsi="Times New Roman"/>
          <w:b w:val="0"/>
          <w:sz w:val="20"/>
        </w:rPr>
      </w:pPr>
      <w:del w:id="1243" w:author="CSE" w:date="2014-03-19T00:32:00Z">
        <w:r w:rsidRPr="007F23A3" w:rsidDel="002456D5">
          <w:rPr>
            <w:rFonts w:ascii="Times New Roman" w:hAnsi="Times New Roman"/>
            <w:b w:val="0"/>
            <w:sz w:val="20"/>
          </w:rPr>
          <w:delText>It s</w:delText>
        </w:r>
        <w:r w:rsidDel="002456D5">
          <w:rPr>
            <w:rFonts w:ascii="Times New Roman" w:hAnsi="Times New Roman"/>
            <w:b w:val="0"/>
            <w:sz w:val="20"/>
          </w:rPr>
          <w:delText>hould be noted that all of our data collection sessions were completely natural</w:delText>
        </w:r>
      </w:del>
      <w:ins w:id="1244" w:author="Sidhant Gupta" w:date="2014-03-19T00:23:00Z">
        <w:del w:id="1245" w:author="CSE" w:date="2014-03-19T00:32:00Z">
          <w:r w:rsidR="00CF58BE" w:rsidDel="002456D5">
            <w:rPr>
              <w:rFonts w:ascii="Times New Roman" w:hAnsi="Times New Roman"/>
              <w:b w:val="0"/>
              <w:sz w:val="20"/>
            </w:rPr>
            <w:delText xml:space="preserve">performed under </w:delText>
          </w:r>
        </w:del>
      </w:ins>
      <w:ins w:id="1246" w:author="Sidhant Gupta" w:date="2014-03-19T00:24:00Z">
        <w:del w:id="1247" w:author="CSE" w:date="2014-03-19T00:32:00Z">
          <w:r w:rsidR="00CF58BE" w:rsidDel="002456D5">
            <w:rPr>
              <w:rFonts w:ascii="Times New Roman" w:hAnsi="Times New Roman"/>
              <w:b w:val="0"/>
              <w:sz w:val="20"/>
            </w:rPr>
            <w:delText xml:space="preserve">a </w:delText>
          </w:r>
        </w:del>
      </w:ins>
      <w:ins w:id="1248" w:author="Sidhant Gupta" w:date="2014-03-19T00:23:00Z">
        <w:del w:id="1249" w:author="CSE" w:date="2014-03-19T00:32:00Z">
          <w:r w:rsidR="00CF58BE" w:rsidDel="002456D5">
            <w:rPr>
              <w:rFonts w:ascii="Times New Roman" w:hAnsi="Times New Roman"/>
              <w:b w:val="0"/>
              <w:sz w:val="20"/>
            </w:rPr>
            <w:delText>naturalistic setting</w:delText>
          </w:r>
        </w:del>
      </w:ins>
      <w:del w:id="1250" w:author="CSE" w:date="2014-03-19T00:32:00Z">
        <w:r w:rsidDel="002456D5">
          <w:rPr>
            <w:rFonts w:ascii="Times New Roman" w:hAnsi="Times New Roman"/>
            <w:b w:val="0"/>
            <w:sz w:val="20"/>
          </w:rPr>
          <w:delText xml:space="preserve">. </w:delText>
        </w:r>
      </w:del>
      <w:ins w:id="1251" w:author="Sidhant Gupta" w:date="2014-03-19T00:24:00Z">
        <w:del w:id="1252" w:author="CSE" w:date="2014-03-19T00:32:00Z">
          <w:r w:rsidR="00050F89" w:rsidDel="002456D5">
            <w:rPr>
              <w:rFonts w:ascii="Times New Roman" w:hAnsi="Times New Roman"/>
              <w:b w:val="0"/>
              <w:sz w:val="20"/>
            </w:rPr>
            <w:delText xml:space="preserve">That is, </w:delText>
          </w:r>
        </w:del>
      </w:ins>
      <w:del w:id="1253" w:author="CSE" w:date="2014-03-19T00:32:00Z">
        <w:r w:rsidDel="002456D5">
          <w:rPr>
            <w:rFonts w:ascii="Times New Roman" w:hAnsi="Times New Roman"/>
            <w:b w:val="0"/>
            <w:sz w:val="20"/>
          </w:rPr>
          <w:delText xml:space="preserve">We </w:delText>
        </w:r>
      </w:del>
      <w:ins w:id="1254" w:author="Sidhant Gupta" w:date="2014-03-19T00:24:00Z">
        <w:del w:id="1255" w:author="CSE" w:date="2014-03-19T00:32:00Z">
          <w:r w:rsidR="00050F89" w:rsidDel="002456D5">
            <w:rPr>
              <w:rFonts w:ascii="Times New Roman" w:hAnsi="Times New Roman"/>
              <w:b w:val="0"/>
              <w:sz w:val="20"/>
            </w:rPr>
            <w:delText xml:space="preserve">we </w:delText>
          </w:r>
        </w:del>
      </w:ins>
      <w:del w:id="1256" w:author="CSE" w:date="2014-03-19T00:32:00Z">
        <w:r w:rsidDel="002456D5">
          <w:rPr>
            <w:rFonts w:ascii="Times New Roman" w:hAnsi="Times New Roman"/>
            <w:b w:val="0"/>
            <w:sz w:val="20"/>
          </w:rPr>
          <w:delText xml:space="preserve">did not give the users </w:delText>
        </w:r>
      </w:del>
      <w:ins w:id="1257" w:author="Sidhant Gupta" w:date="2014-03-19T00:24:00Z">
        <w:del w:id="1258" w:author="CSE" w:date="2014-03-19T00:32:00Z">
          <w:r w:rsidR="00050F89" w:rsidDel="002456D5">
            <w:rPr>
              <w:rFonts w:ascii="Times New Roman" w:hAnsi="Times New Roman"/>
              <w:b w:val="0"/>
              <w:sz w:val="20"/>
            </w:rPr>
            <w:delText xml:space="preserve">homeowners </w:delText>
          </w:r>
        </w:del>
      </w:ins>
      <w:del w:id="1259" w:author="CSE" w:date="2014-03-19T00:32:00Z">
        <w:r w:rsidDel="002456D5">
          <w:rPr>
            <w:rFonts w:ascii="Times New Roman" w:hAnsi="Times New Roman"/>
            <w:b w:val="0"/>
            <w:sz w:val="20"/>
          </w:rPr>
          <w:delText>any instructions on the use of their electrical appliances and they continued doing their natural household activities</w:delText>
        </w:r>
      </w:del>
      <w:ins w:id="1260" w:author="Sidhant Gupta" w:date="2014-03-19T00:24:00Z">
        <w:del w:id="1261" w:author="CSE" w:date="2014-03-19T00:32:00Z">
          <w:r w:rsidR="00050F89" w:rsidDel="002456D5">
            <w:rPr>
              <w:rFonts w:ascii="Times New Roman" w:hAnsi="Times New Roman"/>
              <w:b w:val="0"/>
              <w:sz w:val="20"/>
            </w:rPr>
            <w:delText>or requested any changes in their daily routines and household tasks</w:delText>
          </w:r>
        </w:del>
      </w:ins>
      <w:del w:id="1262" w:author="CSE" w:date="2014-03-19T00:32:00Z">
        <w:r w:rsidDel="002456D5">
          <w:rPr>
            <w:rFonts w:ascii="Times New Roman" w:hAnsi="Times New Roman"/>
            <w:b w:val="0"/>
            <w:sz w:val="20"/>
          </w:rPr>
          <w:delText>. Once installed, our system ran in background for the entire data collection session</w:delText>
        </w:r>
      </w:del>
      <w:ins w:id="1263" w:author="Sidhant Gupta" w:date="2014-03-19T00:24:00Z">
        <w:del w:id="1264" w:author="CSE" w:date="2014-03-19T00:32:00Z">
          <w:r w:rsidR="00A6418E" w:rsidDel="002456D5">
            <w:rPr>
              <w:rFonts w:ascii="Times New Roman" w:hAnsi="Times New Roman"/>
              <w:b w:val="0"/>
              <w:sz w:val="20"/>
            </w:rPr>
            <w:delText xml:space="preserve"> with no </w:delText>
          </w:r>
        </w:del>
      </w:ins>
      <w:ins w:id="1265" w:author="Sidhant Gupta" w:date="2014-03-19T00:25:00Z">
        <w:del w:id="1266" w:author="CSE" w:date="2014-03-19T00:32:00Z">
          <w:r w:rsidR="00C80FEC" w:rsidDel="002456D5">
            <w:rPr>
              <w:rFonts w:ascii="Times New Roman" w:hAnsi="Times New Roman"/>
              <w:b w:val="0"/>
              <w:sz w:val="20"/>
            </w:rPr>
            <w:delText>participant</w:delText>
          </w:r>
        </w:del>
      </w:ins>
      <w:ins w:id="1267" w:author="Sidhant Gupta" w:date="2014-03-19T00:24:00Z">
        <w:del w:id="1268" w:author="CSE" w:date="2014-03-19T00:32:00Z">
          <w:r w:rsidR="00A6418E" w:rsidDel="002456D5">
            <w:rPr>
              <w:rFonts w:ascii="Times New Roman" w:hAnsi="Times New Roman"/>
              <w:b w:val="0"/>
              <w:sz w:val="20"/>
            </w:rPr>
            <w:delText xml:space="preserve"> interaction</w:delText>
          </w:r>
        </w:del>
      </w:ins>
      <w:ins w:id="1269" w:author="Sidhant Gupta" w:date="2014-03-19T00:25:00Z">
        <w:del w:id="1270" w:author="CSE" w:date="2014-03-19T00:32:00Z">
          <w:r w:rsidR="00C80FEC" w:rsidDel="002456D5">
            <w:rPr>
              <w:rFonts w:ascii="Times New Roman" w:hAnsi="Times New Roman"/>
              <w:b w:val="0"/>
              <w:sz w:val="20"/>
            </w:rPr>
            <w:delText xml:space="preserve"> at all</w:delText>
          </w:r>
        </w:del>
      </w:ins>
      <w:del w:id="1271" w:author="CSE" w:date="2014-03-19T00:32:00Z">
        <w:r w:rsidDel="002456D5">
          <w:rPr>
            <w:rFonts w:ascii="Times New Roman" w:hAnsi="Times New Roman"/>
            <w:b w:val="0"/>
            <w:sz w:val="20"/>
          </w:rPr>
          <w:delText>.</w:delText>
        </w:r>
      </w:del>
    </w:p>
    <w:p w:rsidR="00963EBC" w:rsidRPr="00963EBC" w:rsidRDefault="00963EBC">
      <w:pPr>
        <w:pStyle w:val="Heading2"/>
        <w:pPrChange w:id="1272" w:author="CSE" w:date="2014-03-19T15:33:00Z">
          <w:pPr/>
        </w:pPrChange>
      </w:pPr>
    </w:p>
    <w:tbl>
      <w:tblPr>
        <w:tblW w:w="4606"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Change w:id="1273" w:author="CSE" w:date="2014-03-19T15:33:00Z">
          <w:tblPr>
            <w:tblW w:w="4860"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PrChange>
      </w:tblPr>
      <w:tblGrid>
        <w:gridCol w:w="853"/>
        <w:gridCol w:w="1194"/>
        <w:gridCol w:w="1194"/>
        <w:gridCol w:w="1365"/>
        <w:tblGridChange w:id="1274">
          <w:tblGrid>
            <w:gridCol w:w="900"/>
            <w:gridCol w:w="1260"/>
            <w:gridCol w:w="1260"/>
            <w:gridCol w:w="1440"/>
          </w:tblGrid>
        </w:tblGridChange>
      </w:tblGrid>
      <w:tr w:rsidR="00DB1E8F" w:rsidDel="005B6FF4" w:rsidTr="005B6FF4">
        <w:trPr>
          <w:trHeight w:val="551"/>
          <w:del w:id="1275" w:author="CSE" w:date="2014-03-19T15:33:00Z"/>
        </w:trPr>
        <w:tc>
          <w:tcPr>
            <w:tcW w:w="853" w:type="dxa"/>
            <w:tcBorders>
              <w:top w:val="single" w:sz="8" w:space="0" w:color="000000"/>
              <w:left w:val="single" w:sz="8" w:space="0" w:color="000000"/>
              <w:bottom w:val="single" w:sz="18" w:space="0" w:color="000000"/>
              <w:right w:val="single" w:sz="8" w:space="0" w:color="000000"/>
            </w:tcBorders>
            <w:shd w:val="clear" w:color="auto" w:fill="auto"/>
            <w:tcPrChange w:id="1276" w:author="CSE" w:date="2014-03-19T15:33:00Z">
              <w:tcPr>
                <w:tcW w:w="900" w:type="dxa"/>
                <w:tcBorders>
                  <w:top w:val="single" w:sz="8" w:space="0" w:color="000000"/>
                  <w:left w:val="single" w:sz="8" w:space="0" w:color="000000"/>
                  <w:bottom w:val="single" w:sz="18" w:space="0" w:color="000000"/>
                  <w:right w:val="single" w:sz="8" w:space="0" w:color="000000"/>
                </w:tcBorders>
                <w:shd w:val="clear" w:color="auto" w:fill="auto"/>
              </w:tcPr>
            </w:tcPrChange>
          </w:tcPr>
          <w:p w:rsidR="00DB1E8F" w:rsidRPr="00390C5F" w:rsidDel="005B6FF4" w:rsidRDefault="00DB1E8F" w:rsidP="0093729E">
            <w:pPr>
              <w:ind w:right="101"/>
              <w:jc w:val="center"/>
              <w:rPr>
                <w:del w:id="1277" w:author="CSE" w:date="2014-03-19T15:33:00Z"/>
                <w:b/>
                <w:bCs/>
              </w:rPr>
            </w:pPr>
            <w:del w:id="1278" w:author="CSE" w:date="2014-03-19T15:33:00Z">
              <w:r w:rsidRPr="00390C5F" w:rsidDel="005B6FF4">
                <w:rPr>
                  <w:b/>
                  <w:bCs/>
                </w:rPr>
                <w:delText>ID</w:delText>
              </w:r>
            </w:del>
          </w:p>
        </w:tc>
        <w:tc>
          <w:tcPr>
            <w:tcW w:w="1194" w:type="dxa"/>
            <w:tcBorders>
              <w:top w:val="single" w:sz="8" w:space="0" w:color="000000"/>
              <w:left w:val="single" w:sz="8" w:space="0" w:color="000000"/>
              <w:bottom w:val="single" w:sz="18" w:space="0" w:color="000000"/>
              <w:right w:val="single" w:sz="8" w:space="0" w:color="000000"/>
            </w:tcBorders>
            <w:shd w:val="clear" w:color="auto" w:fill="auto"/>
            <w:tcPrChange w:id="1279" w:author="CSE" w:date="2014-03-19T15:33:00Z">
              <w:tcPr>
                <w:tcW w:w="1260" w:type="dxa"/>
                <w:tcBorders>
                  <w:top w:val="single" w:sz="8" w:space="0" w:color="000000"/>
                  <w:left w:val="single" w:sz="8" w:space="0" w:color="000000"/>
                  <w:bottom w:val="single" w:sz="18" w:space="0" w:color="000000"/>
                  <w:right w:val="single" w:sz="8" w:space="0" w:color="000000"/>
                </w:tcBorders>
                <w:shd w:val="clear" w:color="auto" w:fill="auto"/>
              </w:tcPr>
            </w:tcPrChange>
          </w:tcPr>
          <w:p w:rsidR="00DB1E8F" w:rsidRPr="00390C5F" w:rsidDel="005B6FF4" w:rsidRDefault="00DB1E8F" w:rsidP="0093729E">
            <w:pPr>
              <w:jc w:val="center"/>
              <w:rPr>
                <w:del w:id="1280" w:author="CSE" w:date="2014-03-19T15:33:00Z"/>
                <w:b/>
                <w:bCs/>
              </w:rPr>
            </w:pPr>
            <w:del w:id="1281" w:author="CSE" w:date="2014-03-19T15:33:00Z">
              <w:r w:rsidRPr="00390C5F" w:rsidDel="005B6FF4">
                <w:rPr>
                  <w:b/>
                  <w:bCs/>
                </w:rPr>
                <w:delText>Panel type</w:delText>
              </w:r>
            </w:del>
          </w:p>
        </w:tc>
        <w:tc>
          <w:tcPr>
            <w:tcW w:w="1194" w:type="dxa"/>
            <w:tcBorders>
              <w:top w:val="single" w:sz="8" w:space="0" w:color="000000"/>
              <w:left w:val="single" w:sz="8" w:space="0" w:color="000000"/>
              <w:bottom w:val="single" w:sz="18" w:space="0" w:color="000000"/>
              <w:right w:val="single" w:sz="8" w:space="0" w:color="000000"/>
            </w:tcBorders>
            <w:shd w:val="clear" w:color="auto" w:fill="auto"/>
            <w:tcPrChange w:id="1282" w:author="CSE" w:date="2014-03-19T15:33:00Z">
              <w:tcPr>
                <w:tcW w:w="1260" w:type="dxa"/>
                <w:tcBorders>
                  <w:top w:val="single" w:sz="8" w:space="0" w:color="000000"/>
                  <w:left w:val="single" w:sz="8" w:space="0" w:color="000000"/>
                  <w:bottom w:val="single" w:sz="18" w:space="0" w:color="000000"/>
                  <w:right w:val="single" w:sz="8" w:space="0" w:color="000000"/>
                </w:tcBorders>
                <w:shd w:val="clear" w:color="auto" w:fill="auto"/>
              </w:tcPr>
            </w:tcPrChange>
          </w:tcPr>
          <w:p w:rsidR="00DB1E8F" w:rsidRPr="00390C5F" w:rsidDel="005B6FF4" w:rsidRDefault="00DB1E8F" w:rsidP="0093729E">
            <w:pPr>
              <w:jc w:val="center"/>
              <w:rPr>
                <w:del w:id="1283" w:author="CSE" w:date="2014-03-19T15:33:00Z"/>
                <w:b/>
                <w:bCs/>
              </w:rPr>
            </w:pPr>
            <w:del w:id="1284" w:author="CSE" w:date="2014-03-19T15:33:00Z">
              <w:r w:rsidRPr="00390C5F" w:rsidDel="005B6FF4">
                <w:rPr>
                  <w:b/>
                  <w:bCs/>
                </w:rPr>
                <w:delText>Style/Built/Remodeled</w:delText>
              </w:r>
            </w:del>
          </w:p>
        </w:tc>
        <w:tc>
          <w:tcPr>
            <w:tcW w:w="1365" w:type="dxa"/>
            <w:tcBorders>
              <w:top w:val="single" w:sz="8" w:space="0" w:color="000000"/>
              <w:left w:val="single" w:sz="8" w:space="0" w:color="000000"/>
              <w:bottom w:val="single" w:sz="18" w:space="0" w:color="000000"/>
              <w:right w:val="single" w:sz="8" w:space="0" w:color="000000"/>
            </w:tcBorders>
            <w:shd w:val="clear" w:color="auto" w:fill="auto"/>
            <w:tcPrChange w:id="1285" w:author="CSE" w:date="2014-03-19T15:33:00Z">
              <w:tcPr>
                <w:tcW w:w="1440" w:type="dxa"/>
                <w:tcBorders>
                  <w:top w:val="single" w:sz="8" w:space="0" w:color="000000"/>
                  <w:left w:val="single" w:sz="8" w:space="0" w:color="000000"/>
                  <w:bottom w:val="single" w:sz="18" w:space="0" w:color="000000"/>
                  <w:right w:val="single" w:sz="8" w:space="0" w:color="000000"/>
                </w:tcBorders>
                <w:shd w:val="clear" w:color="auto" w:fill="auto"/>
              </w:tcPr>
            </w:tcPrChange>
          </w:tcPr>
          <w:p w:rsidR="00DB1E8F" w:rsidRPr="00390C5F" w:rsidDel="005B6FF4" w:rsidRDefault="00DB1E8F" w:rsidP="0093729E">
            <w:pPr>
              <w:jc w:val="center"/>
              <w:rPr>
                <w:del w:id="1286" w:author="CSE" w:date="2014-03-19T15:33:00Z"/>
                <w:b/>
                <w:bCs/>
              </w:rPr>
            </w:pPr>
            <w:del w:id="1287" w:author="CSE" w:date="2014-03-19T15:33:00Z">
              <w:r w:rsidRPr="00390C5F" w:rsidDel="005B6FF4">
                <w:rPr>
                  <w:b/>
                  <w:bCs/>
                </w:rPr>
                <w:delText>Size/Floors</w:delText>
              </w:r>
            </w:del>
          </w:p>
        </w:tc>
      </w:tr>
      <w:tr w:rsidR="00DB1E8F" w:rsidDel="005B6FF4" w:rsidTr="005B6FF4">
        <w:trPr>
          <w:trHeight w:val="563"/>
          <w:del w:id="1288"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C0C0C0"/>
            <w:tcPrChange w:id="1289" w:author="CSE" w:date="2014-03-19T15:33:00Z">
              <w:tcPr>
                <w:tcW w:w="90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RPr="00390C5F" w:rsidDel="005B6FF4" w:rsidRDefault="00DB1E8F" w:rsidP="0093729E">
            <w:pPr>
              <w:jc w:val="center"/>
              <w:rPr>
                <w:del w:id="1290" w:author="CSE" w:date="2014-03-19T15:33:00Z"/>
                <w:bCs/>
              </w:rPr>
            </w:pPr>
            <w:del w:id="1291" w:author="CSE" w:date="2014-03-19T15:33:00Z">
              <w:r w:rsidRPr="00390C5F" w:rsidDel="005B6FF4">
                <w:rPr>
                  <w:bCs/>
                </w:rPr>
                <w:delText>H1 (*)</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C0C0C0"/>
            <w:tcPrChange w:id="1292"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RPr="002660F5" w:rsidDel="005B6FF4" w:rsidRDefault="00DB1E8F" w:rsidP="0093729E">
            <w:pPr>
              <w:jc w:val="center"/>
              <w:rPr>
                <w:del w:id="1293" w:author="CSE" w:date="2014-03-19T15:33:00Z"/>
              </w:rPr>
            </w:pPr>
            <w:del w:id="1294" w:author="CSE" w:date="2014-03-19T15:33:00Z">
              <w:r w:rsidDel="005B6FF4">
                <w:delText>Two-phase</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C0C0C0"/>
            <w:tcPrChange w:id="1295"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RPr="002660F5" w:rsidDel="005B6FF4" w:rsidRDefault="00DB1E8F" w:rsidP="0093729E">
            <w:pPr>
              <w:jc w:val="center"/>
              <w:rPr>
                <w:del w:id="1296" w:author="CSE" w:date="2014-03-19T15:33:00Z"/>
              </w:rPr>
            </w:pPr>
            <w:del w:id="1297" w:author="CSE" w:date="2014-03-19T15:33:00Z">
              <w:r w:rsidRPr="002660F5" w:rsidDel="005B6FF4">
                <w:delText>Apartment/</w:delText>
              </w:r>
              <w:r w:rsidDel="005B6FF4">
                <w:delText xml:space="preserve"> </w:delText>
              </w:r>
              <w:r w:rsidRPr="002660F5" w:rsidDel="005B6FF4">
                <w:delText>1993/NA</w:delText>
              </w:r>
            </w:del>
          </w:p>
        </w:tc>
        <w:tc>
          <w:tcPr>
            <w:tcW w:w="1365" w:type="dxa"/>
            <w:tcBorders>
              <w:top w:val="single" w:sz="8" w:space="0" w:color="000000"/>
              <w:left w:val="single" w:sz="8" w:space="0" w:color="000000"/>
              <w:bottom w:val="single" w:sz="8" w:space="0" w:color="000000"/>
              <w:right w:val="single" w:sz="8" w:space="0" w:color="000000"/>
            </w:tcBorders>
            <w:shd w:val="clear" w:color="auto" w:fill="C0C0C0"/>
            <w:tcPrChange w:id="1298" w:author="CSE" w:date="2014-03-19T15:33:00Z">
              <w:tcPr>
                <w:tcW w:w="144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RPr="002660F5" w:rsidDel="005B6FF4" w:rsidRDefault="00DB1E8F" w:rsidP="0093729E">
            <w:pPr>
              <w:jc w:val="center"/>
              <w:rPr>
                <w:del w:id="1299" w:author="CSE" w:date="2014-03-19T15:33:00Z"/>
              </w:rPr>
            </w:pPr>
            <w:del w:id="1300" w:author="CSE" w:date="2014-03-19T15:33:00Z">
              <w:r w:rsidRPr="002660F5" w:rsidDel="005B6FF4">
                <w:delText>550 sq. ft./ 1 flr.</w:delText>
              </w:r>
            </w:del>
          </w:p>
        </w:tc>
      </w:tr>
      <w:tr w:rsidR="00DB1E8F" w:rsidDel="005B6FF4" w:rsidTr="005B6FF4">
        <w:trPr>
          <w:trHeight w:val="551"/>
          <w:del w:id="1301"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auto"/>
            <w:tcPrChange w:id="1302" w:author="CSE" w:date="2014-03-19T15:33:00Z">
              <w:tcPr>
                <w:tcW w:w="90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390C5F" w:rsidDel="005B6FF4" w:rsidRDefault="00DB1E8F" w:rsidP="0093729E">
            <w:pPr>
              <w:jc w:val="center"/>
              <w:rPr>
                <w:del w:id="1303" w:author="CSE" w:date="2014-03-19T15:33:00Z"/>
                <w:bCs/>
              </w:rPr>
            </w:pPr>
            <w:del w:id="1304" w:author="CSE" w:date="2014-03-19T15:33:00Z">
              <w:r w:rsidRPr="00390C5F" w:rsidDel="005B6FF4">
                <w:rPr>
                  <w:bCs/>
                </w:rPr>
                <w:delText>H2</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auto"/>
            <w:tcPrChange w:id="1305"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2660F5" w:rsidDel="005B6FF4" w:rsidRDefault="00DB1E8F" w:rsidP="0093729E">
            <w:pPr>
              <w:jc w:val="center"/>
              <w:rPr>
                <w:del w:id="1306" w:author="CSE" w:date="2014-03-19T15:33:00Z"/>
              </w:rPr>
            </w:pPr>
            <w:del w:id="1307" w:author="CSE" w:date="2014-03-19T15:33:00Z">
              <w:r w:rsidDel="005B6FF4">
                <w:delText>Two-phase</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auto"/>
            <w:tcPrChange w:id="1308"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2660F5" w:rsidDel="005B6FF4" w:rsidRDefault="00DB1E8F" w:rsidP="0093729E">
            <w:pPr>
              <w:jc w:val="center"/>
              <w:rPr>
                <w:del w:id="1309" w:author="CSE" w:date="2014-03-19T15:33:00Z"/>
              </w:rPr>
            </w:pPr>
            <w:del w:id="1310" w:author="CSE" w:date="2014-03-19T15:33:00Z">
              <w:r w:rsidRPr="002660F5" w:rsidDel="005B6FF4">
                <w:delText>House/1972/2002</w:delText>
              </w:r>
            </w:del>
          </w:p>
        </w:tc>
        <w:tc>
          <w:tcPr>
            <w:tcW w:w="1365" w:type="dxa"/>
            <w:tcBorders>
              <w:top w:val="single" w:sz="8" w:space="0" w:color="000000"/>
              <w:left w:val="single" w:sz="8" w:space="0" w:color="000000"/>
              <w:bottom w:val="single" w:sz="8" w:space="0" w:color="000000"/>
              <w:right w:val="single" w:sz="8" w:space="0" w:color="000000"/>
            </w:tcBorders>
            <w:shd w:val="clear" w:color="auto" w:fill="auto"/>
            <w:tcPrChange w:id="1311" w:author="CSE" w:date="2014-03-19T15:33:00Z">
              <w:tcPr>
                <w:tcW w:w="144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2660F5" w:rsidDel="005B6FF4" w:rsidRDefault="00DB1E8F" w:rsidP="0093729E">
            <w:pPr>
              <w:jc w:val="center"/>
              <w:rPr>
                <w:del w:id="1312" w:author="CSE" w:date="2014-03-19T15:33:00Z"/>
              </w:rPr>
            </w:pPr>
            <w:del w:id="1313" w:author="CSE" w:date="2014-03-19T15:33:00Z">
              <w:r w:rsidDel="005B6FF4">
                <w:delText>1250 sq. ft./ 1</w:delText>
              </w:r>
              <w:r w:rsidRPr="002660F5" w:rsidDel="005B6FF4">
                <w:delText xml:space="preserve"> flr.</w:delText>
              </w:r>
            </w:del>
          </w:p>
        </w:tc>
      </w:tr>
      <w:tr w:rsidR="00DB1E8F" w:rsidDel="005B6FF4" w:rsidTr="005B6FF4">
        <w:trPr>
          <w:trHeight w:val="551"/>
          <w:del w:id="1314"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C0C0C0"/>
            <w:tcPrChange w:id="1315" w:author="CSE" w:date="2014-03-19T15:33:00Z">
              <w:tcPr>
                <w:tcW w:w="90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RPr="00390C5F" w:rsidDel="005B6FF4" w:rsidRDefault="00DB1E8F" w:rsidP="0093729E">
            <w:pPr>
              <w:jc w:val="center"/>
              <w:rPr>
                <w:del w:id="1316" w:author="CSE" w:date="2014-03-19T15:33:00Z"/>
                <w:bCs/>
              </w:rPr>
            </w:pPr>
            <w:del w:id="1317" w:author="CSE" w:date="2014-03-19T15:33:00Z">
              <w:r w:rsidRPr="00390C5F" w:rsidDel="005B6FF4">
                <w:rPr>
                  <w:bCs/>
                </w:rPr>
                <w:delText>H3</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C0C0C0"/>
            <w:tcPrChange w:id="1318"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Del="005B6FF4" w:rsidRDefault="00DB1E8F" w:rsidP="0093729E">
            <w:pPr>
              <w:jc w:val="center"/>
              <w:rPr>
                <w:del w:id="1319" w:author="CSE" w:date="2014-03-19T15:33:00Z"/>
              </w:rPr>
            </w:pPr>
            <w:del w:id="1320" w:author="CSE" w:date="2014-03-19T15:33:00Z">
              <w:r w:rsidDel="005B6FF4">
                <w:delText>Two-phase</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C0C0C0"/>
            <w:tcPrChange w:id="1321"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RPr="002660F5" w:rsidDel="005B6FF4" w:rsidRDefault="00DB1E8F" w:rsidP="0093729E">
            <w:pPr>
              <w:jc w:val="center"/>
              <w:rPr>
                <w:del w:id="1322" w:author="CSE" w:date="2014-03-19T15:33:00Z"/>
              </w:rPr>
            </w:pPr>
            <w:del w:id="1323" w:author="CSE" w:date="2014-03-19T15:33:00Z">
              <w:r w:rsidDel="005B6FF4">
                <w:delText>Apartment/ 1931/1994</w:delText>
              </w:r>
            </w:del>
          </w:p>
        </w:tc>
        <w:tc>
          <w:tcPr>
            <w:tcW w:w="1365" w:type="dxa"/>
            <w:tcBorders>
              <w:top w:val="single" w:sz="8" w:space="0" w:color="000000"/>
              <w:left w:val="single" w:sz="8" w:space="0" w:color="000000"/>
              <w:bottom w:val="single" w:sz="8" w:space="0" w:color="000000"/>
              <w:right w:val="single" w:sz="8" w:space="0" w:color="000000"/>
            </w:tcBorders>
            <w:shd w:val="clear" w:color="auto" w:fill="C0C0C0"/>
            <w:tcPrChange w:id="1324" w:author="CSE" w:date="2014-03-19T15:33:00Z">
              <w:tcPr>
                <w:tcW w:w="144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RPr="002660F5" w:rsidDel="005B6FF4" w:rsidRDefault="00DB1E8F" w:rsidP="0093729E">
            <w:pPr>
              <w:jc w:val="center"/>
              <w:rPr>
                <w:del w:id="1325" w:author="CSE" w:date="2014-03-19T15:33:00Z"/>
              </w:rPr>
            </w:pPr>
            <w:del w:id="1326" w:author="CSE" w:date="2014-03-19T15:33:00Z">
              <w:r w:rsidDel="005B6FF4">
                <w:delText>800 sq. ft./ 1 flr.</w:delText>
              </w:r>
            </w:del>
          </w:p>
        </w:tc>
      </w:tr>
      <w:tr w:rsidR="00DB1E8F" w:rsidDel="005B6FF4" w:rsidTr="005B6FF4">
        <w:trPr>
          <w:trHeight w:val="551"/>
          <w:del w:id="1327"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auto"/>
            <w:tcPrChange w:id="1328" w:author="CSE" w:date="2014-03-19T15:33:00Z">
              <w:tcPr>
                <w:tcW w:w="90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390C5F" w:rsidDel="005B6FF4" w:rsidRDefault="00DB1E8F" w:rsidP="0093729E">
            <w:pPr>
              <w:jc w:val="center"/>
              <w:rPr>
                <w:del w:id="1329" w:author="CSE" w:date="2014-03-19T15:33:00Z"/>
                <w:bCs/>
              </w:rPr>
            </w:pPr>
            <w:del w:id="1330" w:author="CSE" w:date="2014-03-19T15:33:00Z">
              <w:r w:rsidRPr="00390C5F" w:rsidDel="005B6FF4">
                <w:rPr>
                  <w:bCs/>
                </w:rPr>
                <w:delText>H4</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auto"/>
            <w:tcPrChange w:id="1331"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Del="005B6FF4" w:rsidRDefault="00DB1E8F" w:rsidP="0093729E">
            <w:pPr>
              <w:jc w:val="center"/>
              <w:rPr>
                <w:del w:id="1332" w:author="CSE" w:date="2014-03-19T15:33:00Z"/>
              </w:rPr>
            </w:pPr>
            <w:del w:id="1333" w:author="CSE" w:date="2014-03-19T15:33:00Z">
              <w:r w:rsidDel="005B6FF4">
                <w:delText>Two-phase</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auto"/>
            <w:tcPrChange w:id="1334"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2660F5" w:rsidDel="005B6FF4" w:rsidRDefault="00DB1E8F" w:rsidP="0093729E">
            <w:pPr>
              <w:jc w:val="center"/>
              <w:rPr>
                <w:del w:id="1335" w:author="CSE" w:date="2014-03-19T15:33:00Z"/>
              </w:rPr>
            </w:pPr>
            <w:del w:id="1336" w:author="CSE" w:date="2014-03-19T15:33:00Z">
              <w:r w:rsidDel="005B6FF4">
                <w:delText>House/1960/NA</w:delText>
              </w:r>
            </w:del>
          </w:p>
        </w:tc>
        <w:tc>
          <w:tcPr>
            <w:tcW w:w="1365" w:type="dxa"/>
            <w:tcBorders>
              <w:top w:val="single" w:sz="8" w:space="0" w:color="000000"/>
              <w:left w:val="single" w:sz="8" w:space="0" w:color="000000"/>
              <w:bottom w:val="single" w:sz="8" w:space="0" w:color="000000"/>
              <w:right w:val="single" w:sz="8" w:space="0" w:color="000000"/>
            </w:tcBorders>
            <w:shd w:val="clear" w:color="auto" w:fill="auto"/>
            <w:tcPrChange w:id="1337" w:author="CSE" w:date="2014-03-19T15:33:00Z">
              <w:tcPr>
                <w:tcW w:w="144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2660F5" w:rsidDel="005B6FF4" w:rsidRDefault="00DB1E8F" w:rsidP="0093729E">
            <w:pPr>
              <w:jc w:val="center"/>
              <w:rPr>
                <w:del w:id="1338" w:author="CSE" w:date="2014-03-19T15:33:00Z"/>
              </w:rPr>
            </w:pPr>
            <w:del w:id="1339" w:author="CSE" w:date="2014-03-19T15:33:00Z">
              <w:r w:rsidDel="005B6FF4">
                <w:delText>2220 sq.ft./ 1 flr.</w:delText>
              </w:r>
            </w:del>
          </w:p>
        </w:tc>
      </w:tr>
      <w:tr w:rsidR="00DB1E8F" w:rsidDel="005B6FF4" w:rsidTr="005B6FF4">
        <w:trPr>
          <w:trHeight w:val="551"/>
          <w:del w:id="1340"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C0C0C0"/>
            <w:tcPrChange w:id="1341" w:author="CSE" w:date="2014-03-19T15:33:00Z">
              <w:tcPr>
                <w:tcW w:w="90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RPr="00390C5F" w:rsidDel="005B6FF4" w:rsidRDefault="00DB1E8F" w:rsidP="0093729E">
            <w:pPr>
              <w:jc w:val="center"/>
              <w:rPr>
                <w:del w:id="1342" w:author="CSE" w:date="2014-03-19T15:33:00Z"/>
                <w:bCs/>
              </w:rPr>
            </w:pPr>
            <w:del w:id="1343" w:author="CSE" w:date="2014-03-19T15:33:00Z">
              <w:r w:rsidRPr="00390C5F" w:rsidDel="005B6FF4">
                <w:rPr>
                  <w:bCs/>
                </w:rPr>
                <w:delText>H5</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C0C0C0"/>
            <w:tcPrChange w:id="1344"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RPr="002660F5" w:rsidDel="005B6FF4" w:rsidRDefault="00DB1E8F" w:rsidP="0093729E">
            <w:pPr>
              <w:jc w:val="center"/>
              <w:rPr>
                <w:del w:id="1345" w:author="CSE" w:date="2014-03-19T15:33:00Z"/>
              </w:rPr>
            </w:pPr>
            <w:del w:id="1346" w:author="CSE" w:date="2014-03-19T15:33:00Z">
              <w:r w:rsidDel="005B6FF4">
                <w:delText>Two-phase</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C0C0C0"/>
            <w:tcPrChange w:id="1347"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RPr="002660F5" w:rsidDel="005B6FF4" w:rsidRDefault="00DB1E8F" w:rsidP="0093729E">
            <w:pPr>
              <w:jc w:val="center"/>
              <w:rPr>
                <w:del w:id="1348" w:author="CSE" w:date="2014-03-19T15:33:00Z"/>
              </w:rPr>
            </w:pPr>
            <w:del w:id="1349" w:author="CSE" w:date="2014-03-19T15:33:00Z">
              <w:r w:rsidDel="005B6FF4">
                <w:delText>House/1987/NA</w:delText>
              </w:r>
            </w:del>
          </w:p>
        </w:tc>
        <w:tc>
          <w:tcPr>
            <w:tcW w:w="1365" w:type="dxa"/>
            <w:tcBorders>
              <w:top w:val="single" w:sz="8" w:space="0" w:color="000000"/>
              <w:left w:val="single" w:sz="8" w:space="0" w:color="000000"/>
              <w:bottom w:val="single" w:sz="8" w:space="0" w:color="000000"/>
              <w:right w:val="single" w:sz="8" w:space="0" w:color="000000"/>
            </w:tcBorders>
            <w:shd w:val="clear" w:color="auto" w:fill="C0C0C0"/>
            <w:tcPrChange w:id="1350" w:author="CSE" w:date="2014-03-19T15:33:00Z">
              <w:tcPr>
                <w:tcW w:w="1440" w:type="dxa"/>
                <w:tcBorders>
                  <w:top w:val="single" w:sz="8" w:space="0" w:color="000000"/>
                  <w:left w:val="single" w:sz="8" w:space="0" w:color="000000"/>
                  <w:bottom w:val="single" w:sz="8" w:space="0" w:color="000000"/>
                  <w:right w:val="single" w:sz="8" w:space="0" w:color="000000"/>
                </w:tcBorders>
                <w:shd w:val="clear" w:color="auto" w:fill="C0C0C0"/>
              </w:tcPr>
            </w:tcPrChange>
          </w:tcPr>
          <w:p w:rsidR="00DB1E8F" w:rsidRPr="002660F5" w:rsidDel="005B6FF4" w:rsidRDefault="00DB1E8F" w:rsidP="0093729E">
            <w:pPr>
              <w:jc w:val="center"/>
              <w:rPr>
                <w:del w:id="1351" w:author="CSE" w:date="2014-03-19T15:33:00Z"/>
              </w:rPr>
            </w:pPr>
            <w:del w:id="1352" w:author="CSE" w:date="2014-03-19T15:33:00Z">
              <w:r w:rsidDel="005B6FF4">
                <w:delText>1340 sq. ft./1 flr.</w:delText>
              </w:r>
            </w:del>
          </w:p>
        </w:tc>
      </w:tr>
      <w:tr w:rsidR="00DB1E8F" w:rsidDel="005B6FF4" w:rsidTr="005B6FF4">
        <w:trPr>
          <w:trHeight w:val="551"/>
          <w:del w:id="1353" w:author="CSE" w:date="2014-03-19T15:33:00Z"/>
        </w:trPr>
        <w:tc>
          <w:tcPr>
            <w:tcW w:w="853" w:type="dxa"/>
            <w:tcBorders>
              <w:top w:val="single" w:sz="8" w:space="0" w:color="000000"/>
              <w:left w:val="single" w:sz="8" w:space="0" w:color="000000"/>
              <w:bottom w:val="single" w:sz="8" w:space="0" w:color="000000"/>
              <w:right w:val="single" w:sz="8" w:space="0" w:color="000000"/>
            </w:tcBorders>
            <w:shd w:val="clear" w:color="auto" w:fill="auto"/>
            <w:tcPrChange w:id="1354" w:author="CSE" w:date="2014-03-19T15:33:00Z">
              <w:tcPr>
                <w:tcW w:w="90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390C5F" w:rsidDel="005B6FF4" w:rsidRDefault="00DB1E8F" w:rsidP="0093729E">
            <w:pPr>
              <w:jc w:val="center"/>
              <w:rPr>
                <w:del w:id="1355" w:author="CSE" w:date="2014-03-19T15:33:00Z"/>
                <w:bCs/>
              </w:rPr>
            </w:pPr>
            <w:del w:id="1356" w:author="CSE" w:date="2014-03-19T15:33:00Z">
              <w:r w:rsidRPr="00390C5F" w:rsidDel="005B6FF4">
                <w:rPr>
                  <w:bCs/>
                </w:rPr>
                <w:delText>H6</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auto"/>
            <w:tcPrChange w:id="1357"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2660F5" w:rsidDel="005B6FF4" w:rsidRDefault="00DB1E8F" w:rsidP="0093729E">
            <w:pPr>
              <w:jc w:val="center"/>
              <w:rPr>
                <w:del w:id="1358" w:author="CSE" w:date="2014-03-19T15:33:00Z"/>
              </w:rPr>
            </w:pPr>
            <w:del w:id="1359" w:author="CSE" w:date="2014-03-19T15:33:00Z">
              <w:r w:rsidDel="005B6FF4">
                <w:delText>Two-phase</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auto"/>
            <w:tcPrChange w:id="1360"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2660F5" w:rsidDel="005B6FF4" w:rsidRDefault="003D5C36" w:rsidP="0093729E">
            <w:pPr>
              <w:jc w:val="center"/>
              <w:rPr>
                <w:del w:id="1361" w:author="CSE" w:date="2014-03-19T15:33:00Z"/>
              </w:rPr>
            </w:pPr>
            <w:del w:id="1362" w:author="CSE" w:date="2014-03-19T15:33:00Z">
              <w:r w:rsidDel="005B6FF4">
                <w:delText>NA</w:delText>
              </w:r>
            </w:del>
          </w:p>
        </w:tc>
        <w:tc>
          <w:tcPr>
            <w:tcW w:w="1365" w:type="dxa"/>
            <w:tcBorders>
              <w:top w:val="single" w:sz="8" w:space="0" w:color="000000"/>
              <w:left w:val="single" w:sz="8" w:space="0" w:color="000000"/>
              <w:bottom w:val="single" w:sz="8" w:space="0" w:color="000000"/>
              <w:right w:val="single" w:sz="8" w:space="0" w:color="000000"/>
            </w:tcBorders>
            <w:shd w:val="clear" w:color="auto" w:fill="auto"/>
            <w:tcPrChange w:id="1363" w:author="CSE" w:date="2014-03-19T15:33:00Z">
              <w:tcPr>
                <w:tcW w:w="144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2660F5" w:rsidDel="005B6FF4" w:rsidRDefault="003D5C36" w:rsidP="0093729E">
            <w:pPr>
              <w:jc w:val="center"/>
              <w:rPr>
                <w:del w:id="1364" w:author="CSE" w:date="2014-03-19T15:33:00Z"/>
              </w:rPr>
            </w:pPr>
            <w:del w:id="1365" w:author="CSE" w:date="2014-03-19T15:33:00Z">
              <w:r w:rsidDel="005B6FF4">
                <w:delText>1452 sq. ft./1 flr.</w:delText>
              </w:r>
            </w:del>
          </w:p>
        </w:tc>
      </w:tr>
      <w:tr w:rsidR="00DB1E8F" w:rsidDel="005B6FF4" w:rsidTr="005B6FF4">
        <w:trPr>
          <w:trHeight w:val="136"/>
          <w:del w:id="1366" w:author="CSE" w:date="2014-03-19T15:33:00Z"/>
          <w:trPrChange w:id="1367" w:author="CSE" w:date="2014-03-19T15:33:00Z">
            <w:trPr>
              <w:trHeight w:val="142"/>
            </w:trPr>
          </w:trPrChange>
        </w:trPr>
        <w:tc>
          <w:tcPr>
            <w:tcW w:w="853" w:type="dxa"/>
            <w:tcBorders>
              <w:top w:val="single" w:sz="8" w:space="0" w:color="000000"/>
              <w:left w:val="single" w:sz="8" w:space="0" w:color="000000"/>
              <w:bottom w:val="single" w:sz="8" w:space="0" w:color="000000"/>
              <w:right w:val="single" w:sz="8" w:space="0" w:color="000000"/>
            </w:tcBorders>
            <w:shd w:val="clear" w:color="auto" w:fill="auto"/>
            <w:tcPrChange w:id="1368" w:author="CSE" w:date="2014-03-19T15:33:00Z">
              <w:tcPr>
                <w:tcW w:w="90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390C5F" w:rsidDel="005B6FF4" w:rsidRDefault="00DB1E8F" w:rsidP="0093729E">
            <w:pPr>
              <w:jc w:val="center"/>
              <w:rPr>
                <w:del w:id="1369" w:author="CSE" w:date="2014-03-19T15:33:00Z"/>
                <w:bCs/>
              </w:rPr>
            </w:pPr>
            <w:del w:id="1370" w:author="CSE" w:date="2014-03-19T15:33:00Z">
              <w:r w:rsidDel="005B6FF4">
                <w:rPr>
                  <w:bCs/>
                </w:rPr>
                <w:delText>I1</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auto"/>
            <w:tcPrChange w:id="1371"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2660F5" w:rsidDel="005B6FF4" w:rsidRDefault="00DB1E8F" w:rsidP="0093729E">
            <w:pPr>
              <w:jc w:val="center"/>
              <w:rPr>
                <w:del w:id="1372" w:author="CSE" w:date="2014-03-19T15:33:00Z"/>
              </w:rPr>
            </w:pPr>
            <w:del w:id="1373" w:author="CSE" w:date="2014-03-19T15:33:00Z">
              <w:r w:rsidDel="005B6FF4">
                <w:delText>Three-phase</w:delText>
              </w:r>
            </w:del>
          </w:p>
        </w:tc>
        <w:tc>
          <w:tcPr>
            <w:tcW w:w="1194" w:type="dxa"/>
            <w:tcBorders>
              <w:top w:val="single" w:sz="8" w:space="0" w:color="000000"/>
              <w:left w:val="single" w:sz="8" w:space="0" w:color="000000"/>
              <w:bottom w:val="single" w:sz="8" w:space="0" w:color="000000"/>
              <w:right w:val="single" w:sz="8" w:space="0" w:color="000000"/>
            </w:tcBorders>
            <w:shd w:val="clear" w:color="auto" w:fill="auto"/>
            <w:tcPrChange w:id="1374" w:author="CSE" w:date="2014-03-19T15:33:00Z">
              <w:tcPr>
                <w:tcW w:w="126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2660F5" w:rsidDel="005B6FF4" w:rsidRDefault="00DB1E8F" w:rsidP="0093729E">
            <w:pPr>
              <w:jc w:val="center"/>
              <w:rPr>
                <w:del w:id="1375" w:author="CSE" w:date="2014-03-19T15:33:00Z"/>
              </w:rPr>
            </w:pPr>
          </w:p>
        </w:tc>
        <w:tc>
          <w:tcPr>
            <w:tcW w:w="1365" w:type="dxa"/>
            <w:tcBorders>
              <w:top w:val="single" w:sz="8" w:space="0" w:color="000000"/>
              <w:left w:val="single" w:sz="8" w:space="0" w:color="000000"/>
              <w:bottom w:val="single" w:sz="8" w:space="0" w:color="000000"/>
              <w:right w:val="single" w:sz="8" w:space="0" w:color="000000"/>
            </w:tcBorders>
            <w:shd w:val="clear" w:color="auto" w:fill="auto"/>
            <w:tcPrChange w:id="1376" w:author="CSE" w:date="2014-03-19T15:33:00Z">
              <w:tcPr>
                <w:tcW w:w="1440" w:type="dxa"/>
                <w:tcBorders>
                  <w:top w:val="single" w:sz="8" w:space="0" w:color="000000"/>
                  <w:left w:val="single" w:sz="8" w:space="0" w:color="000000"/>
                  <w:bottom w:val="single" w:sz="8" w:space="0" w:color="000000"/>
                  <w:right w:val="single" w:sz="8" w:space="0" w:color="000000"/>
                </w:tcBorders>
                <w:shd w:val="clear" w:color="auto" w:fill="auto"/>
              </w:tcPr>
            </w:tcPrChange>
          </w:tcPr>
          <w:p w:rsidR="00DB1E8F" w:rsidRPr="002660F5" w:rsidDel="005B6FF4" w:rsidRDefault="00DB1E8F" w:rsidP="0093729E">
            <w:pPr>
              <w:keepNext/>
              <w:jc w:val="center"/>
              <w:rPr>
                <w:del w:id="1377" w:author="CSE" w:date="2014-03-19T15:33:00Z"/>
              </w:rPr>
            </w:pPr>
          </w:p>
        </w:tc>
      </w:tr>
    </w:tbl>
    <w:p w:rsidR="00DB1E8F" w:rsidRPr="00E81914" w:rsidDel="00E81914" w:rsidRDefault="00DB1E8F">
      <w:pPr>
        <w:pStyle w:val="Caption"/>
        <w:jc w:val="both"/>
        <w:rPr>
          <w:del w:id="1378" w:author="CSE" w:date="2014-03-19T15:50:00Z"/>
          <w:rFonts w:ascii="Arial" w:hAnsi="Arial" w:cs="Arial"/>
          <w:szCs w:val="18"/>
          <w:rPrChange w:id="1379" w:author="CSE" w:date="2014-03-19T15:52:00Z">
            <w:rPr>
              <w:del w:id="1380" w:author="CSE" w:date="2014-03-19T15:50:00Z"/>
              <w:szCs w:val="18"/>
            </w:rPr>
          </w:rPrChange>
        </w:rPr>
        <w:pPrChange w:id="1381" w:author="CSE" w:date="2014-03-19T15:48:00Z">
          <w:pPr>
            <w:pStyle w:val="Caption"/>
          </w:pPr>
        </w:pPrChange>
      </w:pPr>
      <w:moveFromRangeStart w:id="1382" w:author="CSE" w:date="2014-03-19T15:33:00Z" w:name="move383006558"/>
      <w:moveFrom w:id="1383" w:author="CSE" w:date="2014-03-19T15:33:00Z">
        <w:r w:rsidRPr="00E81914" w:rsidDel="005B6FF4">
          <w:rPr>
            <w:rFonts w:ascii="Arial" w:hAnsi="Arial" w:cs="Arial"/>
            <w:b w:val="0"/>
            <w:szCs w:val="18"/>
            <w:rPrChange w:id="1384" w:author="CSE" w:date="2014-03-19T15:52:00Z">
              <w:rPr>
                <w:b w:val="0"/>
                <w:szCs w:val="18"/>
              </w:rPr>
            </w:rPrChange>
          </w:rPr>
          <w:t>Table 1: A summary of the homes showing the panel type, style, and size (* 7 days deployment).</w:t>
        </w:r>
      </w:moveFrom>
    </w:p>
    <w:moveFromRangeEnd w:id="1382"/>
    <w:p w:rsidR="0052086B" w:rsidRPr="00A83550" w:rsidRDefault="0052086B">
      <w:pPr>
        <w:pStyle w:val="Caption"/>
        <w:jc w:val="both"/>
        <w:rPr>
          <w:rFonts w:cs="Arial"/>
        </w:rPr>
        <w:pPrChange w:id="1385" w:author="CSE" w:date="2014-03-19T15:50:00Z">
          <w:pPr>
            <w:pStyle w:val="Heading2"/>
          </w:pPr>
        </w:pPrChange>
      </w:pPr>
      <w:r w:rsidRPr="00E81914">
        <w:rPr>
          <w:rFonts w:ascii="Arial" w:hAnsi="Arial" w:cs="Arial"/>
          <w:rPrChange w:id="1386" w:author="CSE" w:date="2014-03-19T15:52:00Z">
            <w:rPr/>
          </w:rPrChange>
        </w:rPr>
        <w:t xml:space="preserve">Data Collection Procedure </w:t>
      </w:r>
    </w:p>
    <w:p w:rsidR="0052086B" w:rsidRDefault="0052086B" w:rsidP="0052086B">
      <w:r>
        <w:t xml:space="preserve">Our system was packaged such that it could be rapidly setup in a home. The sensor unit was placed on a breaker panel using </w:t>
      </w:r>
      <w:del w:id="1387" w:author="Shwetak Patel" w:date="2014-03-18T22:09:00Z">
        <w:r w:rsidDel="00F80483">
          <w:delText xml:space="preserve">a </w:delText>
        </w:r>
      </w:del>
      <w:r>
        <w:t xml:space="preserve">double-sided tape. To collect the ground truth, we installed a commercially available transformer-based split-core current transformer (CT) inside the breaker panel prior to installing our sensor unit on the outside of the breaker panel. Both the sensor </w:t>
      </w:r>
      <w:r w:rsidR="00963EBC">
        <w:t>unit output and CT</w:t>
      </w:r>
      <w:r>
        <w:t xml:space="preserve"> output were collected using </w:t>
      </w:r>
      <w:r w:rsidR="00981226">
        <w:t>the same DAQ</w:t>
      </w:r>
      <w:r w:rsidR="00563968">
        <w:t xml:space="preserve"> device</w:t>
      </w:r>
      <w:r w:rsidR="00981226">
        <w:t>.</w:t>
      </w:r>
    </w:p>
    <w:p w:rsidR="0052086B" w:rsidRDefault="0052086B" w:rsidP="00FD7054">
      <w:r>
        <w:t xml:space="preserve">We used long extension cables to bring </w:t>
      </w:r>
      <w:ins w:id="1388" w:author="Sidhant Gupta" w:date="2014-03-19T21:58:00Z">
        <w:r w:rsidR="00997745">
          <w:t xml:space="preserve">the </w:t>
        </w:r>
      </w:ins>
      <w:r>
        <w:t>two different outlets of different phases closer to the laptop</w:t>
      </w:r>
      <w:del w:id="1389" w:author="Shwetak Patel" w:date="2014-03-18T22:10:00Z">
        <w:r w:rsidDel="00F80483">
          <w:delText>. Then we</w:delText>
        </w:r>
      </w:del>
      <w:ins w:id="1390" w:author="Shwetak Patel" w:date="2014-03-18T22:10:00Z">
        <w:r w:rsidR="00F80483">
          <w:t>. We then</w:t>
        </w:r>
      </w:ins>
      <w:r>
        <w:t xml:space="preserve"> plugged in </w:t>
      </w:r>
      <w:ins w:id="1391" w:author="Shwetak Patel" w:date="2014-03-18T22:10:00Z">
        <w:r w:rsidR="00F80483">
          <w:t xml:space="preserve">the </w:t>
        </w:r>
      </w:ins>
      <w:r>
        <w:t xml:space="preserve">two calibrators in </w:t>
      </w:r>
      <w:ins w:id="1392" w:author="Shwetak Patel" w:date="2014-03-18T22:10:00Z">
        <w:r w:rsidR="00F80483">
          <w:t>the</w:t>
        </w:r>
      </w:ins>
      <w:del w:id="1393" w:author="Shwetak Patel" w:date="2014-03-18T22:10:00Z">
        <w:r w:rsidDel="00F80483">
          <w:delText>two</w:delText>
        </w:r>
      </w:del>
      <w:r>
        <w:t xml:space="preserve"> outlets. The calibrators </w:t>
      </w:r>
      <w:r>
        <w:lastRenderedPageBreak/>
        <w:t xml:space="preserve">and the data acquisition device were connected to a laptop. The laptop controlled the calibration unit, recorded all the data from the data acquisition device, and performed all the algorithmic processing in real-time. We just recorded the original and predicted waveforms for post-experiment analysis. The whole software portion was written in </w:t>
      </w:r>
      <w:proofErr w:type="spellStart"/>
      <w:r>
        <w:t>Matlab</w:t>
      </w:r>
      <w:proofErr w:type="spellEnd"/>
      <w:r>
        <w:t xml:space="preserve"> and Python.</w:t>
      </w:r>
    </w:p>
    <w:p w:rsidR="003A5B6A" w:rsidRDefault="003A5B6A" w:rsidP="003A5B6A">
      <w:pPr>
        <w:pStyle w:val="Heading2"/>
      </w:pPr>
      <w:r>
        <w:t xml:space="preserve">Deployment Results </w:t>
      </w:r>
    </w:p>
    <w:p w:rsidR="002E7A9A" w:rsidRPr="002E7A9A" w:rsidRDefault="002E7A9A" w:rsidP="002E7A9A">
      <w:pPr>
        <w:pStyle w:val="Heading3"/>
      </w:pPr>
      <w:r>
        <w:t>Accuracy Measurements</w:t>
      </w:r>
    </w:p>
    <w:p w:rsidR="003A5B6A" w:rsidRDefault="003A5B6A" w:rsidP="003A5B6A">
      <w:r>
        <w:t>For each of the deployments, we calculated the RMS current value in ampere, RMS line voltage in volt</w:t>
      </w:r>
      <w:ins w:id="1394" w:author="Sidhant Gupta" w:date="2014-03-19T21:56:00Z">
        <w:r w:rsidR="00C56E46">
          <w:t>s</w:t>
        </w:r>
      </w:ins>
      <w:r>
        <w:t xml:space="preserve">, and phase angle </w:t>
      </w:r>
      <w:ins w:id="1395" w:author="Sidhant Gupta" w:date="2014-03-19T21:56:00Z">
        <w:r w:rsidR="00C56E46">
          <w:t xml:space="preserve">of the current waveform </w:t>
        </w:r>
      </w:ins>
      <w:r>
        <w:t xml:space="preserve">with respect to voltage </w:t>
      </w:r>
      <w:del w:id="1396" w:author="Sidhant Gupta" w:date="2014-03-19T21:56:00Z">
        <w:r w:rsidDel="00C56E46">
          <w:delText>wave</w:delText>
        </w:r>
      </w:del>
      <w:ins w:id="1397" w:author="CSE" w:date="2014-03-18T18:35:00Z">
        <w:del w:id="1398" w:author="Sidhant Gupta" w:date="2014-03-19T21:56:00Z">
          <w:r w:rsidR="00A17741" w:rsidDel="00C56E46">
            <w:delText>form</w:delText>
          </w:r>
        </w:del>
      </w:ins>
      <w:del w:id="1399" w:author="Sidhant Gupta" w:date="2014-03-19T21:56:00Z">
        <w:r w:rsidDel="00C56E46">
          <w:delText xml:space="preserve"> </w:delText>
        </w:r>
      </w:del>
      <w:r>
        <w:t xml:space="preserve">in degree </w:t>
      </w:r>
      <w:del w:id="1400" w:author="Sidhant Gupta" w:date="2014-03-19T21:56:00Z">
        <w:r w:rsidDel="00C56E46">
          <w:delText xml:space="preserve">in </w:delText>
        </w:r>
      </w:del>
      <w:r>
        <w:t>every second. These quantities are recorded both for ground truth current wave</w:t>
      </w:r>
      <w:ins w:id="1401" w:author="CSE" w:date="2014-03-18T18:35:00Z">
        <w:r w:rsidR="00A17741">
          <w:t>form</w:t>
        </w:r>
      </w:ins>
      <w:r>
        <w:t xml:space="preserve"> (measured from the CTs) and predicted current wave</w:t>
      </w:r>
      <w:ins w:id="1402" w:author="CSE" w:date="2014-03-18T18:35:00Z">
        <w:r w:rsidR="00A17741">
          <w:t>form</w:t>
        </w:r>
      </w:ins>
      <w:r>
        <w:t xml:space="preserve"> (output from the algorithm). Finally we calculate the real power consumption for both of them in every second as follows:</w:t>
      </w:r>
      <w:ins w:id="1403" w:author="CSE" w:date="2014-03-18T20:23:00Z">
        <w:r w:rsidR="00C50624">
          <w:t xml:space="preserve"> </w:t>
        </w:r>
      </w:ins>
      <m:oMath>
        <m:r>
          <w:ins w:id="1404" w:author="CSE" w:date="2014-03-18T20:20:00Z">
            <w:rPr>
              <w:rFonts w:ascii="Cambria Math" w:hAnsi="Cambria Math"/>
            </w:rPr>
            <m:t>P=</m:t>
          </w:ins>
        </m:r>
        <m:sSub>
          <m:sSubPr>
            <m:ctrlPr>
              <w:ins w:id="1405" w:author="CSE" w:date="2014-03-18T20:20:00Z">
                <w:rPr>
                  <w:rFonts w:ascii="Cambria Math" w:hAnsi="Cambria Math"/>
                  <w:i/>
                </w:rPr>
              </w:ins>
            </m:ctrlPr>
          </m:sSubPr>
          <m:e>
            <m:r>
              <w:ins w:id="1406" w:author="CSE" w:date="2014-03-18T20:20:00Z">
                <w:rPr>
                  <w:rFonts w:ascii="Cambria Math" w:hAnsi="Cambria Math"/>
                </w:rPr>
                <m:t>V</m:t>
              </w:ins>
            </m:r>
          </m:e>
          <m:sub>
            <m:r>
              <w:ins w:id="1407" w:author="CSE" w:date="2014-03-18T20:20:00Z">
                <w:rPr>
                  <w:rFonts w:ascii="Cambria Math" w:hAnsi="Cambria Math"/>
                </w:rPr>
                <m:t>RMS</m:t>
              </w:ins>
            </m:r>
          </m:sub>
        </m:sSub>
        <m:r>
          <w:ins w:id="1408" w:author="CSE" w:date="2014-03-18T20:21:00Z">
            <w:rPr>
              <w:rFonts w:ascii="Cambria Math" w:hAnsi="Cambria Math"/>
            </w:rPr>
            <m:t>×</m:t>
          </w:ins>
        </m:r>
        <m:sSub>
          <m:sSubPr>
            <m:ctrlPr>
              <w:ins w:id="1409" w:author="CSE" w:date="2014-03-18T20:21:00Z">
                <w:rPr>
                  <w:rFonts w:ascii="Cambria Math" w:hAnsi="Cambria Math"/>
                  <w:i/>
                </w:rPr>
              </w:ins>
            </m:ctrlPr>
          </m:sSubPr>
          <m:e>
            <m:r>
              <w:ins w:id="1410" w:author="CSE" w:date="2014-03-18T20:21:00Z">
                <w:rPr>
                  <w:rFonts w:ascii="Cambria Math" w:hAnsi="Cambria Math"/>
                </w:rPr>
                <m:t>I</m:t>
              </w:ins>
            </m:r>
          </m:e>
          <m:sub>
            <m:r>
              <w:ins w:id="1411" w:author="CSE" w:date="2014-03-18T20:21:00Z">
                <w:rPr>
                  <w:rFonts w:ascii="Cambria Math" w:hAnsi="Cambria Math"/>
                </w:rPr>
                <m:t>RMS</m:t>
              </w:ins>
            </m:r>
          </m:sub>
        </m:sSub>
        <m:r>
          <w:ins w:id="1412" w:author="CSE" w:date="2014-03-18T20:21:00Z">
            <w:rPr>
              <w:rFonts w:ascii="Cambria Math" w:hAnsi="Cambria Math"/>
            </w:rPr>
            <m:t>×</m:t>
          </w:ins>
        </m:r>
        <m:func>
          <m:funcPr>
            <m:ctrlPr>
              <w:ins w:id="1413" w:author="CSE" w:date="2014-03-18T20:22:00Z">
                <w:rPr>
                  <w:rFonts w:ascii="Cambria Math" w:hAnsi="Cambria Math"/>
                  <w:i/>
                </w:rPr>
              </w:ins>
            </m:ctrlPr>
          </m:funcPr>
          <m:fName>
            <m:r>
              <w:ins w:id="1414" w:author="CSE" w:date="2014-03-18T20:22:00Z">
                <m:rPr>
                  <m:sty m:val="p"/>
                </m:rPr>
                <w:rPr>
                  <w:rFonts w:ascii="Cambria Math" w:hAnsi="Cambria Math"/>
                </w:rPr>
                <m:t>cos</m:t>
              </w:ins>
            </m:r>
          </m:fName>
          <m:e>
            <m:r>
              <w:ins w:id="1415" w:author="CSE" w:date="2014-03-18T20:22:00Z">
                <w:rPr>
                  <w:rFonts w:ascii="Cambria Math" w:hAnsi="Cambria Math"/>
                </w:rPr>
                <m:t>θ</m:t>
              </w:ins>
            </m:r>
          </m:e>
        </m:func>
      </m:oMath>
      <w:ins w:id="1416" w:author="CSE" w:date="2014-03-18T20:23:00Z">
        <w:r w:rsidR="00C50624">
          <w:t xml:space="preserve">. </w:t>
        </w:r>
      </w:ins>
      <w:del w:id="1417" w:author="CSE" w:date="2014-03-18T20:22:00Z">
        <w:r w:rsidDel="00C50624">
          <w:delText xml:space="preserve"> </w:delText>
        </w:r>
        <w:r w:rsidRPr="002E233D" w:rsidDel="00C50624">
          <w:rPr>
            <w:position w:val="-10"/>
          </w:rPr>
          <w:object w:dxaOrig="18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5.55pt" o:ole="">
              <v:imagedata r:id="rId21" o:title=""/>
            </v:shape>
            <o:OLEObject Type="Embed" ProgID="Equation.3" ShapeID="_x0000_i1025" DrawAspect="Content" ObjectID="_1460992449" r:id="rId22"/>
          </w:object>
        </w:r>
        <w:r w:rsidDel="00C50624">
          <w:delText xml:space="preserve">. </w:delText>
        </w:r>
      </w:del>
      <w:r w:rsidR="005D27C2">
        <w:t>It should be noted that during accuracy calculation, we only considered the accuracy of calibrated regions.</w:t>
      </w:r>
      <w:r w:rsidR="00240ECB">
        <w:t xml:space="preserve"> However after a certain time, most regions became calibrated and</w:t>
      </w:r>
      <w:ins w:id="1418" w:author="CSE" w:date="2014-03-19T11:24:00Z">
        <w:r w:rsidR="003B612F">
          <w:t xml:space="preserve"> </w:t>
        </w:r>
      </w:ins>
      <w:del w:id="1419" w:author="CSE" w:date="2014-03-19T11:24:00Z">
        <w:r w:rsidR="00240ECB" w:rsidDel="003B612F">
          <w:delText xml:space="preserve"> almost </w:delText>
        </w:r>
      </w:del>
      <w:r w:rsidR="00240ECB">
        <w:t>all of the data were taken into consideration.</w:t>
      </w:r>
      <w:r w:rsidR="005D27C2">
        <w:t xml:space="preserve"> </w:t>
      </w:r>
    </w:p>
    <w:p w:rsidR="00C379E4" w:rsidRDefault="00E74232" w:rsidP="00C379E4">
      <w:pPr>
        <w:pStyle w:val="Heading3"/>
      </w:pPr>
      <w:r>
        <w:t>Results</w:t>
      </w:r>
    </w:p>
    <w:p w:rsidR="00497115" w:rsidRDefault="00A71222" w:rsidP="00FD7054">
      <w:pPr>
        <w:rPr>
          <w:ins w:id="1420" w:author="CSE" w:date="2014-03-19T15:49:00Z"/>
        </w:rPr>
      </w:pPr>
      <w:r>
        <w:t>Our system requires installing two calibrators in two different phases of a house. Then</w:t>
      </w:r>
      <w:ins w:id="1421" w:author="Sidhant Gupta" w:date="2014-03-19T00:25:00Z">
        <w:r w:rsidR="003E7A33">
          <w:t>,</w:t>
        </w:r>
      </w:ins>
      <w:r>
        <w:t xml:space="preserve"> based on the calibrator data, it creates two diffe</w:t>
      </w:r>
      <w:r w:rsidR="00E956D7">
        <w:t>rent functions</w:t>
      </w:r>
      <w:r w:rsidR="005B1ECC">
        <w:t xml:space="preserve"> </w:t>
      </w:r>
      <w:r w:rsidR="00EE6A5B" w:rsidRPr="00EE6A5B">
        <w:rPr>
          <w:i/>
        </w:rPr>
        <w:t>F</w:t>
      </w:r>
      <w:r w:rsidR="00EE6A5B" w:rsidRPr="00EE6A5B">
        <w:rPr>
          <w:i/>
          <w:vertAlign w:val="subscript"/>
        </w:rPr>
        <w:t>1</w:t>
      </w:r>
      <w:r w:rsidR="005B1ECC">
        <w:t xml:space="preserve"> and</w:t>
      </w:r>
      <w:r w:rsidR="00EE6A5B">
        <w:t xml:space="preserve"> </w:t>
      </w:r>
      <w:r w:rsidR="00EE6A5B" w:rsidRPr="00EE6A5B">
        <w:rPr>
          <w:i/>
        </w:rPr>
        <w:t>F</w:t>
      </w:r>
      <w:r w:rsidR="00EE6A5B" w:rsidRPr="00EE6A5B">
        <w:rPr>
          <w:i/>
          <w:vertAlign w:val="subscript"/>
        </w:rPr>
        <w:t>2</w:t>
      </w:r>
      <w:r w:rsidR="005B1ECC">
        <w:t xml:space="preserve"> for two </w:t>
      </w:r>
      <w:r w:rsidR="00E956D7">
        <w:t>ph</w:t>
      </w:r>
      <w:r w:rsidR="00A95337">
        <w:t>ases</w:t>
      </w:r>
      <w:r w:rsidR="005B1ECC">
        <w:t xml:space="preserve"> </w:t>
      </w:r>
      <w:r w:rsidR="005B1ECC" w:rsidRPr="005B1ECC">
        <w:rPr>
          <w:i/>
        </w:rPr>
        <w:t>P</w:t>
      </w:r>
      <w:r w:rsidR="005B1ECC" w:rsidRPr="005B1ECC">
        <w:rPr>
          <w:i/>
          <w:vertAlign w:val="subscript"/>
        </w:rPr>
        <w:t>1</w:t>
      </w:r>
      <w:r w:rsidR="005B1ECC">
        <w:t xml:space="preserve"> and </w:t>
      </w:r>
      <w:r w:rsidR="005B1ECC" w:rsidRPr="005B1ECC">
        <w:rPr>
          <w:i/>
        </w:rPr>
        <w:t>P</w:t>
      </w:r>
      <w:r w:rsidR="005B1ECC" w:rsidRPr="005B1ECC">
        <w:rPr>
          <w:i/>
          <w:vertAlign w:val="subscript"/>
        </w:rPr>
        <w:t>2</w:t>
      </w:r>
      <w:r w:rsidR="00A95337">
        <w:t>. D</w:t>
      </w:r>
      <w:r w:rsidR="00E956D7">
        <w:t>uri</w:t>
      </w:r>
      <w:r w:rsidR="00EE6A5B">
        <w:t>ng the evaluation, we</w:t>
      </w:r>
      <w:r w:rsidR="00E956D7">
        <w:t xml:space="preserve"> </w:t>
      </w:r>
      <w:r w:rsidR="00A95337">
        <w:t xml:space="preserve">also </w:t>
      </w:r>
      <w:r w:rsidR="00081A62">
        <w:t xml:space="preserve">considered the case of using just one calibrator in one of the phases. </w:t>
      </w:r>
      <w:r w:rsidR="00A95337">
        <w:t>Therefore f</w:t>
      </w:r>
      <w:r w:rsidR="00081A62">
        <w:t>or each home, we calculated the acc</w:t>
      </w:r>
      <w:r w:rsidR="00EF57E2">
        <w:t>uracy for</w:t>
      </w:r>
      <w:r w:rsidR="00A95337">
        <w:t xml:space="preserve"> all three possible cases</w:t>
      </w:r>
      <w:r w:rsidR="005B1ECC">
        <w:t xml:space="preserve">: using just one calibrator in </w:t>
      </w:r>
      <w:r w:rsidR="005B1ECC" w:rsidRPr="005B1ECC">
        <w:rPr>
          <w:i/>
        </w:rPr>
        <w:t>P</w:t>
      </w:r>
      <w:r w:rsidR="00A95337" w:rsidRPr="005B1ECC">
        <w:rPr>
          <w:i/>
          <w:vertAlign w:val="subscript"/>
        </w:rPr>
        <w:t>1</w:t>
      </w:r>
      <w:r w:rsidR="005B1ECC">
        <w:t xml:space="preserve">, using just one calibrator in </w:t>
      </w:r>
      <w:r w:rsidR="005B1ECC" w:rsidRPr="005B1ECC">
        <w:rPr>
          <w:i/>
        </w:rPr>
        <w:t>P</w:t>
      </w:r>
      <w:r w:rsidR="00A95337" w:rsidRPr="005B1ECC">
        <w:rPr>
          <w:i/>
          <w:vertAlign w:val="subscript"/>
        </w:rPr>
        <w:t>2</w:t>
      </w:r>
      <w:r w:rsidR="00A95337">
        <w:t xml:space="preserve">, </w:t>
      </w:r>
      <w:r w:rsidR="005B1ECC">
        <w:t xml:space="preserve">and </w:t>
      </w:r>
      <w:r w:rsidR="00A95337">
        <w:t xml:space="preserve">using both calibrators in both phases. It should be noted that during all of our deployments, both calibrators were installed </w:t>
      </w:r>
      <w:r w:rsidR="005B1ECC">
        <w:t xml:space="preserve">in both of the phases all the time. But as we </w:t>
      </w:r>
      <w:del w:id="1422" w:author="Sidhant Gupta" w:date="2014-03-19T00:25:00Z">
        <w:r w:rsidR="005B1ECC" w:rsidDel="00B725AB">
          <w:delText xml:space="preserve">have </w:delText>
        </w:r>
      </w:del>
      <w:r w:rsidR="005B1ECC">
        <w:t xml:space="preserve">recorded both of the functions </w:t>
      </w:r>
      <w:r w:rsidR="005B1ECC" w:rsidRPr="005B1ECC">
        <w:rPr>
          <w:i/>
        </w:rPr>
        <w:t>F</w:t>
      </w:r>
      <w:r w:rsidR="005B1ECC" w:rsidRPr="005B1ECC">
        <w:rPr>
          <w:i/>
          <w:vertAlign w:val="subscript"/>
        </w:rPr>
        <w:t>1</w:t>
      </w:r>
      <w:r w:rsidR="005B1ECC">
        <w:t xml:space="preserve"> and </w:t>
      </w:r>
      <w:r w:rsidR="005B1ECC" w:rsidRPr="00FE2403">
        <w:rPr>
          <w:i/>
        </w:rPr>
        <w:t>F</w:t>
      </w:r>
      <w:r w:rsidR="005B1ECC" w:rsidRPr="00FE2403">
        <w:rPr>
          <w:i/>
          <w:vertAlign w:val="subscript"/>
        </w:rPr>
        <w:t>2</w:t>
      </w:r>
      <w:r w:rsidR="00FE2403">
        <w:rPr>
          <w:i/>
        </w:rPr>
        <w:t xml:space="preserve"> </w:t>
      </w:r>
      <w:r w:rsidR="005B1ECC" w:rsidRPr="00FE2403">
        <w:t>for</w:t>
      </w:r>
      <w:r w:rsidR="005B1ECC">
        <w:t xml:space="preserve"> </w:t>
      </w:r>
      <w:r w:rsidR="005B1ECC" w:rsidRPr="005B1ECC">
        <w:rPr>
          <w:i/>
        </w:rPr>
        <w:t>P</w:t>
      </w:r>
      <w:r w:rsidR="005B1ECC" w:rsidRPr="005B1ECC">
        <w:rPr>
          <w:i/>
          <w:vertAlign w:val="subscript"/>
        </w:rPr>
        <w:t>1</w:t>
      </w:r>
      <w:r w:rsidR="005B1ECC">
        <w:t xml:space="preserve"> and </w:t>
      </w:r>
      <w:r w:rsidR="005B1ECC" w:rsidRPr="005B1ECC">
        <w:rPr>
          <w:i/>
        </w:rPr>
        <w:t>P</w:t>
      </w:r>
      <w:r w:rsidR="005B1ECC" w:rsidRPr="005B1ECC">
        <w:rPr>
          <w:i/>
          <w:vertAlign w:val="subscript"/>
        </w:rPr>
        <w:t>2</w:t>
      </w:r>
      <w:r w:rsidR="00EF57E2">
        <w:t>, respectively;</w:t>
      </w:r>
      <w:r w:rsidR="005B1ECC">
        <w:t xml:space="preserve"> we just used </w:t>
      </w:r>
      <w:r w:rsidR="005B1ECC" w:rsidRPr="005B1ECC">
        <w:rPr>
          <w:i/>
        </w:rPr>
        <w:t>F</w:t>
      </w:r>
      <w:r w:rsidR="005B1ECC" w:rsidRPr="005B1ECC">
        <w:rPr>
          <w:i/>
          <w:vertAlign w:val="subscript"/>
        </w:rPr>
        <w:t>1</w:t>
      </w:r>
      <w:r w:rsidR="005B1ECC">
        <w:t xml:space="preserve"> to predict current in </w:t>
      </w:r>
      <w:r w:rsidR="00FE2403">
        <w:t xml:space="preserve">both </w:t>
      </w:r>
      <w:r w:rsidR="005B1ECC" w:rsidRPr="005B1ECC">
        <w:rPr>
          <w:i/>
        </w:rPr>
        <w:t>P</w:t>
      </w:r>
      <w:r w:rsidR="005B1ECC" w:rsidRPr="005B1ECC">
        <w:rPr>
          <w:i/>
          <w:vertAlign w:val="subscript"/>
        </w:rPr>
        <w:t>1</w:t>
      </w:r>
      <w:r w:rsidR="005B1ECC">
        <w:t xml:space="preserve"> </w:t>
      </w:r>
      <w:r w:rsidR="00FE2403">
        <w:t xml:space="preserve">and </w:t>
      </w:r>
      <w:r w:rsidR="00FE2403" w:rsidRPr="00FE2403">
        <w:rPr>
          <w:i/>
        </w:rPr>
        <w:t>P</w:t>
      </w:r>
      <w:r w:rsidR="00FE2403" w:rsidRPr="00FE2403">
        <w:rPr>
          <w:i/>
          <w:vertAlign w:val="subscript"/>
        </w:rPr>
        <w:t>2</w:t>
      </w:r>
      <w:r w:rsidR="00FE2403">
        <w:rPr>
          <w:i/>
          <w:vertAlign w:val="subscript"/>
        </w:rPr>
        <w:t xml:space="preserve"> </w:t>
      </w:r>
      <w:r w:rsidR="005B1ECC">
        <w:t xml:space="preserve">and </w:t>
      </w:r>
      <w:r w:rsidR="005B1ECC" w:rsidRPr="005B1ECC">
        <w:rPr>
          <w:i/>
        </w:rPr>
        <w:t>F</w:t>
      </w:r>
      <w:r w:rsidR="005B1ECC" w:rsidRPr="005B1ECC">
        <w:rPr>
          <w:i/>
          <w:vertAlign w:val="subscript"/>
        </w:rPr>
        <w:t>2</w:t>
      </w:r>
      <w:r w:rsidR="00FE2403">
        <w:t xml:space="preserve"> to predict current in both </w:t>
      </w:r>
      <w:r w:rsidR="00FE2403" w:rsidRPr="005B1ECC">
        <w:rPr>
          <w:i/>
        </w:rPr>
        <w:t>P</w:t>
      </w:r>
      <w:r w:rsidR="00FE2403" w:rsidRPr="005B1ECC">
        <w:rPr>
          <w:i/>
          <w:vertAlign w:val="subscript"/>
        </w:rPr>
        <w:t>1</w:t>
      </w:r>
      <w:r w:rsidR="00FE2403">
        <w:t xml:space="preserve"> and </w:t>
      </w:r>
      <w:r w:rsidR="00FE2403" w:rsidRPr="00FE2403">
        <w:rPr>
          <w:i/>
        </w:rPr>
        <w:t>P</w:t>
      </w:r>
      <w:r w:rsidR="00FE2403" w:rsidRPr="00FE2403">
        <w:rPr>
          <w:i/>
          <w:vertAlign w:val="subscript"/>
        </w:rPr>
        <w:t>2</w:t>
      </w:r>
      <w:r w:rsidR="00497115">
        <w:t>. Table 2 shows the summary of all the deployment results.</w:t>
      </w:r>
    </w:p>
    <w:p w:rsidR="00E81914" w:rsidRDefault="00E81914" w:rsidP="00E81914">
      <w:pPr>
        <w:rPr>
          <w:ins w:id="1423" w:author="CSE" w:date="2014-03-19T15:49:00Z"/>
        </w:rPr>
      </w:pPr>
      <w:ins w:id="1424" w:author="CSE" w:date="2014-03-19T15:49:00Z">
        <w:r w:rsidRPr="00FD7054">
          <w:t xml:space="preserve">From Table 2, we see that </w:t>
        </w:r>
        <w:r>
          <w:t>the</w:t>
        </w:r>
        <w:r w:rsidRPr="00FD7054">
          <w:t xml:space="preserve"> average accuracy across all the deployment</w:t>
        </w:r>
        <w:r>
          <w:t>s while using two calibrators</w:t>
        </w:r>
        <w:r w:rsidRPr="00FD7054">
          <w:t xml:space="preserve"> is </w:t>
        </w:r>
        <w:r w:rsidRPr="004B7837">
          <w:t>95.0%.</w:t>
        </w:r>
        <w:r w:rsidRPr="00FD7054">
          <w:t xml:space="preserve"> This shows the robustness of our sy</w:t>
        </w:r>
        <w:r>
          <w:t>stem in predicting real power across</w:t>
        </w:r>
        <w:r w:rsidRPr="00FD7054">
          <w:t xml:space="preserve"> di</w:t>
        </w:r>
        <w:r>
          <w:t xml:space="preserve">fferent breaker panels and placement. It should be noted that </w:t>
        </w:r>
        <w:r>
          <w:fldChar w:fldCharType="begin" w:fldLock="1"/>
        </w:r>
        <w:r>
          <w:instrText>ADDIN CSL_CITATION { "citationItems" : [ { "id" : "ITEM-1", "itemData" : { "DOI" : "10.1145/1753326.1753700", "ISBN" : "9781605589299", "author" : [ { "dropping-particle" : "", "family" : "Patel", "given" : "Shwetak N.", "non-dropping-particle" : "", "parse-names" : false, "suffix" : "" }, { "dropping-particle" : "", "family" : "Gupta", "given" : "Sidhant", "non-dropping-particle" : "", "parse-names" : false, "suffix" : "" }, { "dropping-particle" : "", "family" : "Reynolds", "given" : "Matthew S.", "non-dropping-particle" : "", "parse-names" : false, "suffix" : "" } ], "container-title" : "Proceedings of the 28th international conference on Human factors in computing systems - CHI '10", "id" : "ITEM-1", "issued" : { "date-parts" : [ [ "2010" ] ] }, "page" : "2471", "publisher" : "ACM Press", "publisher-place" : "New York, New York, USA", "title" : "The design and evaluation of an end-user-deployable, whole house, contactless power consumption sensor", "type" : "article-journal" }, "uris" : [ "http://www.mendeley.com/documents/?uuid=1261786d-f6c3-47c9-8092-01b3d0ec4ae8", "http://www.mendeley.com/documents/?uuid=620827eb-535a-40a6-9965-cff91e0f3c9b" ] } ], "mendeley" : { "previouslyFormattedCitation" : "[11]" }, "properties" : { "noteIndex" : 0 }, "schema" : "https://github.com/citation-style-language/schema/raw/master/csl-citation.json" }</w:instrText>
        </w:r>
        <w:r>
          <w:fldChar w:fldCharType="separate"/>
        </w:r>
        <w:r w:rsidRPr="00BF4711">
          <w:rPr>
            <w:noProof/>
          </w:rPr>
          <w:t>[11]</w:t>
        </w:r>
        <w:r>
          <w:fldChar w:fldCharType="end"/>
        </w:r>
        <w:r>
          <w:t xml:space="preserve"> achieved an accuracy of 97.36%, however Patel </w:t>
        </w:r>
        <w:r w:rsidRPr="00BA5081">
          <w:rPr>
            <w:i/>
          </w:rPr>
          <w:t>et al.</w:t>
        </w:r>
        <w:r>
          <w:t xml:space="preserve"> only calculated apparent power step changes in a controlled environment with a few fixed appliances while our experiments calculated accuracy with real power obtained in real environment with natural electrical activities for longer durations.</w:t>
        </w:r>
      </w:ins>
    </w:p>
    <w:p w:rsidR="00E81914" w:rsidRDefault="00E81914" w:rsidP="00FD7054"/>
    <w:tbl>
      <w:tblPr>
        <w:tblpPr w:leftFromText="180" w:rightFromText="180" w:vertAnchor="text" w:horzAnchor="margin" w:tblpY="-29"/>
        <w:tblW w:w="101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28"/>
        <w:gridCol w:w="900"/>
        <w:gridCol w:w="1530"/>
        <w:gridCol w:w="810"/>
        <w:gridCol w:w="630"/>
        <w:gridCol w:w="810"/>
        <w:gridCol w:w="810"/>
        <w:gridCol w:w="630"/>
        <w:gridCol w:w="990"/>
        <w:gridCol w:w="810"/>
        <w:gridCol w:w="630"/>
        <w:gridCol w:w="810"/>
      </w:tblGrid>
      <w:tr w:rsidR="00E81914" w:rsidTr="00EE6D14">
        <w:trPr>
          <w:trHeight w:val="200"/>
          <w:ins w:id="1425" w:author="CSE" w:date="2014-03-19T15:48:00Z"/>
        </w:trPr>
        <w:tc>
          <w:tcPr>
            <w:tcW w:w="828" w:type="dxa"/>
            <w:vMerge w:val="restart"/>
            <w:shd w:val="clear" w:color="auto" w:fill="auto"/>
          </w:tcPr>
          <w:p w:rsidR="00E81914" w:rsidRPr="005C7718" w:rsidRDefault="00E81914" w:rsidP="00EE6D14">
            <w:pPr>
              <w:ind w:right="101"/>
              <w:jc w:val="center"/>
              <w:rPr>
                <w:ins w:id="1426" w:author="CSE" w:date="2014-03-19T15:48:00Z"/>
                <w:b/>
                <w:bCs/>
              </w:rPr>
            </w:pPr>
            <w:ins w:id="1427" w:author="CSE" w:date="2014-03-19T15:48:00Z">
              <w:r w:rsidRPr="005C7718">
                <w:rPr>
                  <w:b/>
                  <w:bCs/>
                </w:rPr>
                <w:lastRenderedPageBreak/>
                <w:t>ID</w:t>
              </w:r>
            </w:ins>
          </w:p>
        </w:tc>
        <w:tc>
          <w:tcPr>
            <w:tcW w:w="900" w:type="dxa"/>
            <w:vMerge w:val="restart"/>
            <w:shd w:val="clear" w:color="auto" w:fill="auto"/>
          </w:tcPr>
          <w:p w:rsidR="00E81914" w:rsidRPr="005C7718" w:rsidRDefault="00E81914" w:rsidP="00EE6D14">
            <w:pPr>
              <w:jc w:val="center"/>
              <w:rPr>
                <w:ins w:id="1428" w:author="CSE" w:date="2014-03-19T15:48:00Z"/>
                <w:b/>
                <w:bCs/>
              </w:rPr>
            </w:pPr>
            <w:ins w:id="1429" w:author="CSE" w:date="2014-03-19T15:48:00Z">
              <w:r w:rsidRPr="005C7718">
                <w:rPr>
                  <w:b/>
                  <w:bCs/>
                </w:rPr>
                <w:t>Deployment time (Hour)</w:t>
              </w:r>
            </w:ins>
          </w:p>
        </w:tc>
        <w:tc>
          <w:tcPr>
            <w:tcW w:w="1530" w:type="dxa"/>
            <w:vMerge w:val="restart"/>
            <w:shd w:val="clear" w:color="auto" w:fill="auto"/>
          </w:tcPr>
          <w:p w:rsidR="00E81914" w:rsidRPr="005C7718" w:rsidRDefault="00E81914" w:rsidP="00EE6D14">
            <w:pPr>
              <w:jc w:val="center"/>
              <w:rPr>
                <w:ins w:id="1430" w:author="CSE" w:date="2014-03-19T15:48:00Z"/>
                <w:b/>
                <w:bCs/>
              </w:rPr>
            </w:pPr>
            <w:ins w:id="1431" w:author="CSE" w:date="2014-03-19T15:48:00Z">
              <w:r>
                <w:rPr>
                  <w:b/>
                  <w:bCs/>
                </w:rPr>
                <w:t>Power Range (Watt - Watt</w:t>
              </w:r>
              <w:r w:rsidRPr="005C7718">
                <w:rPr>
                  <w:b/>
                  <w:bCs/>
                </w:rPr>
                <w:t>)</w:t>
              </w:r>
            </w:ins>
          </w:p>
        </w:tc>
        <w:tc>
          <w:tcPr>
            <w:tcW w:w="2250" w:type="dxa"/>
            <w:gridSpan w:val="3"/>
            <w:shd w:val="clear" w:color="auto" w:fill="auto"/>
          </w:tcPr>
          <w:p w:rsidR="00E81914" w:rsidRPr="005C7718" w:rsidRDefault="00E81914" w:rsidP="00EE6D14">
            <w:pPr>
              <w:jc w:val="center"/>
              <w:rPr>
                <w:ins w:id="1432" w:author="CSE" w:date="2014-03-19T15:48:00Z"/>
                <w:b/>
                <w:bCs/>
              </w:rPr>
            </w:pPr>
            <w:ins w:id="1433" w:author="CSE" w:date="2014-03-19T15:48:00Z">
              <w:r>
                <w:rPr>
                  <w:b/>
                  <w:bCs/>
                </w:rPr>
                <w:t>Using both phase calibration (%)</w:t>
              </w:r>
            </w:ins>
          </w:p>
        </w:tc>
        <w:tc>
          <w:tcPr>
            <w:tcW w:w="2430" w:type="dxa"/>
            <w:gridSpan w:val="3"/>
            <w:shd w:val="clear" w:color="auto" w:fill="auto"/>
          </w:tcPr>
          <w:p w:rsidR="00E81914" w:rsidRPr="005C7718" w:rsidRDefault="00E81914" w:rsidP="00EE6D14">
            <w:pPr>
              <w:jc w:val="center"/>
              <w:rPr>
                <w:ins w:id="1434" w:author="CSE" w:date="2014-03-19T15:48:00Z"/>
                <w:b/>
                <w:bCs/>
              </w:rPr>
            </w:pPr>
            <w:ins w:id="1435" w:author="CSE" w:date="2014-03-19T15:48:00Z">
              <w:r>
                <w:rPr>
                  <w:b/>
                  <w:bCs/>
                </w:rPr>
                <w:t>Using Phase 1 Calibration (%)</w:t>
              </w:r>
            </w:ins>
          </w:p>
        </w:tc>
        <w:tc>
          <w:tcPr>
            <w:tcW w:w="2250" w:type="dxa"/>
            <w:gridSpan w:val="3"/>
            <w:shd w:val="clear" w:color="auto" w:fill="auto"/>
          </w:tcPr>
          <w:p w:rsidR="00E81914" w:rsidRPr="005C7718" w:rsidRDefault="00E81914" w:rsidP="00EE6D14">
            <w:pPr>
              <w:jc w:val="center"/>
              <w:rPr>
                <w:ins w:id="1436" w:author="CSE" w:date="2014-03-19T15:48:00Z"/>
                <w:b/>
                <w:bCs/>
              </w:rPr>
            </w:pPr>
            <w:ins w:id="1437" w:author="CSE" w:date="2014-03-19T15:48:00Z">
              <w:r>
                <w:rPr>
                  <w:b/>
                  <w:bCs/>
                </w:rPr>
                <w:t>Using Phase 2 Calibration (%)</w:t>
              </w:r>
            </w:ins>
          </w:p>
        </w:tc>
      </w:tr>
      <w:tr w:rsidR="00E81914" w:rsidTr="00EE6D14">
        <w:trPr>
          <w:trHeight w:val="199"/>
          <w:ins w:id="1438" w:author="CSE" w:date="2014-03-19T15:48:00Z"/>
        </w:trPr>
        <w:tc>
          <w:tcPr>
            <w:tcW w:w="828" w:type="dxa"/>
            <w:vMerge/>
            <w:shd w:val="clear" w:color="auto" w:fill="auto"/>
          </w:tcPr>
          <w:p w:rsidR="00E81914" w:rsidRPr="005C7718" w:rsidRDefault="00E81914" w:rsidP="00EE6D14">
            <w:pPr>
              <w:ind w:right="101"/>
              <w:jc w:val="center"/>
              <w:rPr>
                <w:ins w:id="1439" w:author="CSE" w:date="2014-03-19T15:48:00Z"/>
                <w:b/>
                <w:bCs/>
              </w:rPr>
            </w:pPr>
          </w:p>
        </w:tc>
        <w:tc>
          <w:tcPr>
            <w:tcW w:w="900" w:type="dxa"/>
            <w:vMerge/>
            <w:shd w:val="clear" w:color="auto" w:fill="auto"/>
          </w:tcPr>
          <w:p w:rsidR="00E81914" w:rsidRPr="005C7718" w:rsidRDefault="00E81914" w:rsidP="00EE6D14">
            <w:pPr>
              <w:jc w:val="center"/>
              <w:rPr>
                <w:ins w:id="1440" w:author="CSE" w:date="2014-03-19T15:48:00Z"/>
                <w:b/>
                <w:bCs/>
              </w:rPr>
            </w:pPr>
          </w:p>
        </w:tc>
        <w:tc>
          <w:tcPr>
            <w:tcW w:w="1530" w:type="dxa"/>
            <w:vMerge/>
            <w:shd w:val="clear" w:color="auto" w:fill="auto"/>
          </w:tcPr>
          <w:p w:rsidR="00E81914" w:rsidRPr="005C7718" w:rsidRDefault="00E81914" w:rsidP="00EE6D14">
            <w:pPr>
              <w:jc w:val="center"/>
              <w:rPr>
                <w:ins w:id="1441" w:author="CSE" w:date="2014-03-19T15:48:00Z"/>
                <w:b/>
                <w:bCs/>
              </w:rPr>
            </w:pPr>
          </w:p>
        </w:tc>
        <w:tc>
          <w:tcPr>
            <w:tcW w:w="810" w:type="dxa"/>
            <w:shd w:val="clear" w:color="auto" w:fill="auto"/>
          </w:tcPr>
          <w:p w:rsidR="00E81914" w:rsidRDefault="00E81914" w:rsidP="00EE6D14">
            <w:pPr>
              <w:jc w:val="center"/>
              <w:rPr>
                <w:ins w:id="1442" w:author="CSE" w:date="2014-03-19T15:48:00Z"/>
                <w:b/>
                <w:bCs/>
              </w:rPr>
            </w:pPr>
            <w:ins w:id="1443" w:author="CSE" w:date="2014-03-19T15:48:00Z">
              <w:r>
                <w:rPr>
                  <w:b/>
                  <w:bCs/>
                </w:rPr>
                <w:t>I</w:t>
              </w:r>
              <w:r w:rsidRPr="00497115">
                <w:rPr>
                  <w:b/>
                  <w:bCs/>
                  <w:vertAlign w:val="subscript"/>
                </w:rPr>
                <w:t>RMS</w:t>
              </w:r>
              <w:r>
                <w:rPr>
                  <w:b/>
                  <w:bCs/>
                </w:rPr>
                <w:t xml:space="preserve"> (Amp)</w:t>
              </w:r>
            </w:ins>
          </w:p>
        </w:tc>
        <w:tc>
          <w:tcPr>
            <w:tcW w:w="630" w:type="dxa"/>
            <w:shd w:val="clear" w:color="auto" w:fill="auto"/>
          </w:tcPr>
          <w:p w:rsidR="00E81914" w:rsidRDefault="00E81914" w:rsidP="00EE6D14">
            <w:pPr>
              <w:jc w:val="center"/>
              <w:rPr>
                <w:ins w:id="1444" w:author="CSE" w:date="2014-03-19T15:48:00Z"/>
                <w:b/>
                <w:bCs/>
              </w:rPr>
            </w:pPr>
            <w:proofErr w:type="spellStart"/>
            <w:ins w:id="1445" w:author="CSE" w:date="2014-03-19T15:48:00Z">
              <w:r w:rsidRPr="005C7718">
                <w:rPr>
                  <w:b/>
                  <w:bCs/>
                  <w:i/>
                </w:rPr>
                <w:t>cosθ</w:t>
              </w:r>
              <w:proofErr w:type="spellEnd"/>
            </w:ins>
          </w:p>
        </w:tc>
        <w:tc>
          <w:tcPr>
            <w:tcW w:w="810" w:type="dxa"/>
            <w:shd w:val="clear" w:color="auto" w:fill="auto"/>
          </w:tcPr>
          <w:p w:rsidR="00E81914" w:rsidRDefault="00E81914" w:rsidP="00EE6D14">
            <w:pPr>
              <w:jc w:val="center"/>
              <w:rPr>
                <w:ins w:id="1446" w:author="CSE" w:date="2014-03-19T15:48:00Z"/>
                <w:b/>
                <w:bCs/>
              </w:rPr>
            </w:pPr>
            <w:ins w:id="1447" w:author="CSE" w:date="2014-03-19T15:48:00Z">
              <w:r>
                <w:rPr>
                  <w:b/>
                  <w:bCs/>
                </w:rPr>
                <w:t>Power (Watt)</w:t>
              </w:r>
            </w:ins>
          </w:p>
        </w:tc>
        <w:tc>
          <w:tcPr>
            <w:tcW w:w="810" w:type="dxa"/>
            <w:shd w:val="clear" w:color="auto" w:fill="auto"/>
          </w:tcPr>
          <w:p w:rsidR="00E81914" w:rsidRPr="005C7718" w:rsidRDefault="00E81914" w:rsidP="00EE6D14">
            <w:pPr>
              <w:jc w:val="center"/>
              <w:rPr>
                <w:ins w:id="1448" w:author="CSE" w:date="2014-03-19T15:48:00Z"/>
                <w:b/>
                <w:bCs/>
              </w:rPr>
            </w:pPr>
            <w:ins w:id="1449" w:author="CSE" w:date="2014-03-19T15:48:00Z">
              <w:r>
                <w:rPr>
                  <w:b/>
                  <w:bCs/>
                </w:rPr>
                <w:t>I</w:t>
              </w:r>
              <w:r w:rsidRPr="00497115">
                <w:rPr>
                  <w:b/>
                  <w:bCs/>
                  <w:vertAlign w:val="subscript"/>
                </w:rPr>
                <w:t>RMS</w:t>
              </w:r>
              <w:r>
                <w:rPr>
                  <w:b/>
                  <w:bCs/>
                </w:rPr>
                <w:t xml:space="preserve"> (Amp)</w:t>
              </w:r>
            </w:ins>
          </w:p>
        </w:tc>
        <w:tc>
          <w:tcPr>
            <w:tcW w:w="630" w:type="dxa"/>
            <w:shd w:val="clear" w:color="auto" w:fill="auto"/>
          </w:tcPr>
          <w:p w:rsidR="00E81914" w:rsidRPr="005C7718" w:rsidRDefault="00E81914" w:rsidP="00EE6D14">
            <w:pPr>
              <w:jc w:val="center"/>
              <w:rPr>
                <w:ins w:id="1450" w:author="CSE" w:date="2014-03-19T15:48:00Z"/>
                <w:b/>
                <w:bCs/>
              </w:rPr>
            </w:pPr>
            <w:proofErr w:type="spellStart"/>
            <w:ins w:id="1451" w:author="CSE" w:date="2014-03-19T15:48:00Z">
              <w:r w:rsidRPr="005C7718">
                <w:rPr>
                  <w:b/>
                  <w:bCs/>
                  <w:i/>
                </w:rPr>
                <w:t>cosθ</w:t>
              </w:r>
              <w:proofErr w:type="spellEnd"/>
            </w:ins>
          </w:p>
        </w:tc>
        <w:tc>
          <w:tcPr>
            <w:tcW w:w="990" w:type="dxa"/>
            <w:shd w:val="clear" w:color="auto" w:fill="auto"/>
          </w:tcPr>
          <w:p w:rsidR="00E81914" w:rsidRPr="005C7718" w:rsidRDefault="00E81914" w:rsidP="00EE6D14">
            <w:pPr>
              <w:jc w:val="center"/>
              <w:rPr>
                <w:ins w:id="1452" w:author="CSE" w:date="2014-03-19T15:48:00Z"/>
                <w:b/>
                <w:bCs/>
              </w:rPr>
            </w:pPr>
            <w:ins w:id="1453" w:author="CSE" w:date="2014-03-19T15:48:00Z">
              <w:r>
                <w:rPr>
                  <w:b/>
                  <w:bCs/>
                </w:rPr>
                <w:t>Power (Watt)</w:t>
              </w:r>
            </w:ins>
          </w:p>
        </w:tc>
        <w:tc>
          <w:tcPr>
            <w:tcW w:w="810" w:type="dxa"/>
            <w:tcBorders>
              <w:right w:val="single" w:sz="4" w:space="0" w:color="auto"/>
            </w:tcBorders>
            <w:shd w:val="clear" w:color="auto" w:fill="auto"/>
          </w:tcPr>
          <w:p w:rsidR="00E81914" w:rsidRPr="005C7718" w:rsidRDefault="00E81914" w:rsidP="00EE6D14">
            <w:pPr>
              <w:jc w:val="center"/>
              <w:rPr>
                <w:ins w:id="1454" w:author="CSE" w:date="2014-03-19T15:48:00Z"/>
                <w:b/>
                <w:bCs/>
              </w:rPr>
            </w:pPr>
            <w:ins w:id="1455" w:author="CSE" w:date="2014-03-19T15:48:00Z">
              <w:r>
                <w:rPr>
                  <w:b/>
                  <w:bCs/>
                </w:rPr>
                <w:t>I</w:t>
              </w:r>
              <w:r w:rsidRPr="00497115">
                <w:rPr>
                  <w:b/>
                  <w:bCs/>
                  <w:vertAlign w:val="subscript"/>
                </w:rPr>
                <w:t>RMS</w:t>
              </w:r>
              <w:r>
                <w:rPr>
                  <w:b/>
                  <w:bCs/>
                </w:rPr>
                <w:t xml:space="preserve"> (Amp)</w:t>
              </w:r>
            </w:ins>
          </w:p>
        </w:tc>
        <w:tc>
          <w:tcPr>
            <w:tcW w:w="630" w:type="dxa"/>
            <w:tcBorders>
              <w:left w:val="single" w:sz="4" w:space="0" w:color="auto"/>
            </w:tcBorders>
            <w:shd w:val="clear" w:color="auto" w:fill="auto"/>
          </w:tcPr>
          <w:p w:rsidR="00E81914" w:rsidRPr="005C7718" w:rsidRDefault="00E81914" w:rsidP="00EE6D14">
            <w:pPr>
              <w:jc w:val="center"/>
              <w:rPr>
                <w:ins w:id="1456" w:author="CSE" w:date="2014-03-19T15:48:00Z"/>
                <w:b/>
                <w:bCs/>
              </w:rPr>
            </w:pPr>
            <w:proofErr w:type="spellStart"/>
            <w:ins w:id="1457" w:author="CSE" w:date="2014-03-19T15:48:00Z">
              <w:r w:rsidRPr="005C7718">
                <w:rPr>
                  <w:b/>
                  <w:bCs/>
                  <w:i/>
                </w:rPr>
                <w:t>cosθ</w:t>
              </w:r>
              <w:proofErr w:type="spellEnd"/>
            </w:ins>
          </w:p>
        </w:tc>
        <w:tc>
          <w:tcPr>
            <w:tcW w:w="810" w:type="dxa"/>
            <w:shd w:val="clear" w:color="auto" w:fill="auto"/>
          </w:tcPr>
          <w:p w:rsidR="00E81914" w:rsidRPr="005C7718" w:rsidRDefault="00E81914" w:rsidP="00EE6D14">
            <w:pPr>
              <w:jc w:val="center"/>
              <w:rPr>
                <w:ins w:id="1458" w:author="CSE" w:date="2014-03-19T15:48:00Z"/>
                <w:b/>
                <w:bCs/>
              </w:rPr>
            </w:pPr>
            <w:ins w:id="1459" w:author="CSE" w:date="2014-03-19T15:48:00Z">
              <w:r>
                <w:rPr>
                  <w:b/>
                  <w:bCs/>
                </w:rPr>
                <w:t>Power (Watt)</w:t>
              </w:r>
            </w:ins>
          </w:p>
        </w:tc>
      </w:tr>
      <w:tr w:rsidR="00E81914" w:rsidTr="00EE6D14">
        <w:trPr>
          <w:ins w:id="1460" w:author="CSE" w:date="2014-03-19T15:48:00Z"/>
        </w:trPr>
        <w:tc>
          <w:tcPr>
            <w:tcW w:w="828" w:type="dxa"/>
            <w:shd w:val="clear" w:color="auto" w:fill="C0C0C0"/>
          </w:tcPr>
          <w:p w:rsidR="00E81914" w:rsidRPr="005C7718" w:rsidRDefault="00E81914" w:rsidP="00EE6D14">
            <w:pPr>
              <w:jc w:val="center"/>
              <w:rPr>
                <w:ins w:id="1461" w:author="CSE" w:date="2014-03-19T15:48:00Z"/>
                <w:b/>
                <w:bCs/>
              </w:rPr>
            </w:pPr>
            <w:ins w:id="1462" w:author="CSE" w:date="2014-03-19T15:48:00Z">
              <w:r w:rsidRPr="005C7718">
                <w:rPr>
                  <w:b/>
                  <w:bCs/>
                </w:rPr>
                <w:t>H1 (*)</w:t>
              </w:r>
            </w:ins>
          </w:p>
        </w:tc>
        <w:tc>
          <w:tcPr>
            <w:tcW w:w="900" w:type="dxa"/>
            <w:shd w:val="clear" w:color="auto" w:fill="C0C0C0"/>
          </w:tcPr>
          <w:p w:rsidR="00E81914" w:rsidRPr="002660F5" w:rsidRDefault="00E81914" w:rsidP="00EE6D14">
            <w:pPr>
              <w:jc w:val="center"/>
              <w:rPr>
                <w:ins w:id="1463" w:author="CSE" w:date="2014-03-19T15:48:00Z"/>
              </w:rPr>
            </w:pPr>
            <w:ins w:id="1464" w:author="CSE" w:date="2014-03-19T15:48:00Z">
              <w:r>
                <w:t>168</w:t>
              </w:r>
            </w:ins>
          </w:p>
        </w:tc>
        <w:tc>
          <w:tcPr>
            <w:tcW w:w="1530" w:type="dxa"/>
            <w:shd w:val="clear" w:color="auto" w:fill="C0C0C0"/>
          </w:tcPr>
          <w:p w:rsidR="00E81914" w:rsidRPr="002660F5" w:rsidRDefault="00E81914" w:rsidP="00EE6D14">
            <w:pPr>
              <w:jc w:val="center"/>
              <w:rPr>
                <w:ins w:id="1465" w:author="CSE" w:date="2014-03-19T15:48:00Z"/>
              </w:rPr>
            </w:pPr>
            <w:ins w:id="1466" w:author="CSE" w:date="2014-03-19T15:48:00Z">
              <w:r>
                <w:t>252 - 4952</w:t>
              </w:r>
            </w:ins>
          </w:p>
        </w:tc>
        <w:tc>
          <w:tcPr>
            <w:tcW w:w="810" w:type="dxa"/>
            <w:tcBorders>
              <w:right w:val="single" w:sz="4" w:space="0" w:color="auto"/>
            </w:tcBorders>
            <w:shd w:val="clear" w:color="auto" w:fill="C0C0C0"/>
          </w:tcPr>
          <w:p w:rsidR="00E81914" w:rsidRPr="002660F5" w:rsidRDefault="00E81914" w:rsidP="00EE6D14">
            <w:pPr>
              <w:jc w:val="center"/>
              <w:rPr>
                <w:ins w:id="1467" w:author="CSE" w:date="2014-03-19T15:48:00Z"/>
              </w:rPr>
            </w:pPr>
            <w:ins w:id="1468" w:author="CSE" w:date="2014-03-19T15:48:00Z">
              <w:r>
                <w:t>98.1</w:t>
              </w:r>
            </w:ins>
          </w:p>
        </w:tc>
        <w:tc>
          <w:tcPr>
            <w:tcW w:w="630" w:type="dxa"/>
            <w:tcBorders>
              <w:left w:val="single" w:sz="4" w:space="0" w:color="auto"/>
              <w:right w:val="single" w:sz="4" w:space="0" w:color="auto"/>
            </w:tcBorders>
            <w:shd w:val="clear" w:color="auto" w:fill="C0C0C0"/>
          </w:tcPr>
          <w:p w:rsidR="00E81914" w:rsidRPr="002660F5" w:rsidRDefault="00E81914" w:rsidP="00EE6D14">
            <w:pPr>
              <w:jc w:val="center"/>
              <w:rPr>
                <w:ins w:id="1469" w:author="CSE" w:date="2014-03-19T15:48:00Z"/>
              </w:rPr>
            </w:pPr>
            <w:ins w:id="1470" w:author="CSE" w:date="2014-03-19T15:48:00Z">
              <w:r>
                <w:t>96.8</w:t>
              </w:r>
            </w:ins>
          </w:p>
        </w:tc>
        <w:tc>
          <w:tcPr>
            <w:tcW w:w="810" w:type="dxa"/>
            <w:tcBorders>
              <w:left w:val="single" w:sz="4" w:space="0" w:color="auto"/>
            </w:tcBorders>
            <w:shd w:val="clear" w:color="auto" w:fill="C0C0C0"/>
          </w:tcPr>
          <w:p w:rsidR="00E81914" w:rsidRPr="002660F5" w:rsidRDefault="00E81914" w:rsidP="00EE6D14">
            <w:pPr>
              <w:jc w:val="center"/>
              <w:rPr>
                <w:ins w:id="1471" w:author="CSE" w:date="2014-03-19T15:48:00Z"/>
              </w:rPr>
            </w:pPr>
            <w:ins w:id="1472" w:author="CSE" w:date="2014-03-19T15:48:00Z">
              <w:r>
                <w:t>96.2</w:t>
              </w:r>
            </w:ins>
          </w:p>
        </w:tc>
        <w:tc>
          <w:tcPr>
            <w:tcW w:w="810" w:type="dxa"/>
            <w:tcBorders>
              <w:right w:val="single" w:sz="4" w:space="0" w:color="auto"/>
            </w:tcBorders>
            <w:shd w:val="clear" w:color="auto" w:fill="C0C0C0"/>
          </w:tcPr>
          <w:p w:rsidR="00E81914" w:rsidRPr="002660F5" w:rsidRDefault="00E81914" w:rsidP="00EE6D14">
            <w:pPr>
              <w:jc w:val="center"/>
              <w:rPr>
                <w:ins w:id="1473" w:author="CSE" w:date="2014-03-19T15:48:00Z"/>
              </w:rPr>
            </w:pPr>
            <w:ins w:id="1474" w:author="CSE" w:date="2014-03-19T15:48:00Z">
              <w:r>
                <w:t>90.3</w:t>
              </w:r>
            </w:ins>
          </w:p>
        </w:tc>
        <w:tc>
          <w:tcPr>
            <w:tcW w:w="630" w:type="dxa"/>
            <w:tcBorders>
              <w:left w:val="single" w:sz="4" w:space="0" w:color="auto"/>
              <w:right w:val="single" w:sz="4" w:space="0" w:color="auto"/>
            </w:tcBorders>
            <w:shd w:val="clear" w:color="auto" w:fill="C0C0C0"/>
          </w:tcPr>
          <w:p w:rsidR="00E81914" w:rsidRPr="002660F5" w:rsidRDefault="00E81914" w:rsidP="00EE6D14">
            <w:pPr>
              <w:jc w:val="center"/>
              <w:rPr>
                <w:ins w:id="1475" w:author="CSE" w:date="2014-03-19T15:48:00Z"/>
              </w:rPr>
            </w:pPr>
            <w:ins w:id="1476" w:author="CSE" w:date="2014-03-19T15:48:00Z">
              <w:r>
                <w:t>88.4</w:t>
              </w:r>
            </w:ins>
          </w:p>
        </w:tc>
        <w:tc>
          <w:tcPr>
            <w:tcW w:w="990" w:type="dxa"/>
            <w:tcBorders>
              <w:left w:val="single" w:sz="4" w:space="0" w:color="auto"/>
            </w:tcBorders>
            <w:shd w:val="clear" w:color="auto" w:fill="C0C0C0"/>
          </w:tcPr>
          <w:p w:rsidR="00E81914" w:rsidRPr="002660F5" w:rsidRDefault="00E81914" w:rsidP="00EE6D14">
            <w:pPr>
              <w:jc w:val="center"/>
              <w:rPr>
                <w:ins w:id="1477" w:author="CSE" w:date="2014-03-19T15:48:00Z"/>
              </w:rPr>
            </w:pPr>
            <w:ins w:id="1478" w:author="CSE" w:date="2014-03-19T15:48:00Z">
              <w:r>
                <w:t>89.1</w:t>
              </w:r>
            </w:ins>
          </w:p>
        </w:tc>
        <w:tc>
          <w:tcPr>
            <w:tcW w:w="810" w:type="dxa"/>
            <w:tcBorders>
              <w:right w:val="single" w:sz="4" w:space="0" w:color="auto"/>
            </w:tcBorders>
            <w:shd w:val="clear" w:color="auto" w:fill="C0C0C0"/>
          </w:tcPr>
          <w:p w:rsidR="00E81914" w:rsidRPr="002660F5" w:rsidRDefault="00E81914" w:rsidP="00EE6D14">
            <w:pPr>
              <w:jc w:val="center"/>
              <w:rPr>
                <w:ins w:id="1479" w:author="CSE" w:date="2014-03-19T15:48:00Z"/>
              </w:rPr>
            </w:pPr>
            <w:ins w:id="1480" w:author="CSE" w:date="2014-03-19T15:48:00Z">
              <w:r>
                <w:t>86.7</w:t>
              </w:r>
            </w:ins>
          </w:p>
        </w:tc>
        <w:tc>
          <w:tcPr>
            <w:tcW w:w="630" w:type="dxa"/>
            <w:tcBorders>
              <w:left w:val="single" w:sz="4" w:space="0" w:color="auto"/>
              <w:right w:val="single" w:sz="4" w:space="0" w:color="auto"/>
            </w:tcBorders>
            <w:shd w:val="clear" w:color="auto" w:fill="C0C0C0"/>
          </w:tcPr>
          <w:p w:rsidR="00E81914" w:rsidRPr="002660F5" w:rsidRDefault="00E81914" w:rsidP="00EE6D14">
            <w:pPr>
              <w:jc w:val="center"/>
              <w:rPr>
                <w:ins w:id="1481" w:author="CSE" w:date="2014-03-19T15:48:00Z"/>
              </w:rPr>
            </w:pPr>
            <w:ins w:id="1482" w:author="CSE" w:date="2014-03-19T15:48:00Z">
              <w:r>
                <w:t>86.4</w:t>
              </w:r>
            </w:ins>
          </w:p>
        </w:tc>
        <w:tc>
          <w:tcPr>
            <w:tcW w:w="810" w:type="dxa"/>
            <w:tcBorders>
              <w:left w:val="single" w:sz="4" w:space="0" w:color="auto"/>
            </w:tcBorders>
            <w:shd w:val="clear" w:color="auto" w:fill="C0C0C0"/>
          </w:tcPr>
          <w:p w:rsidR="00E81914" w:rsidRPr="002660F5" w:rsidRDefault="00E81914" w:rsidP="00EE6D14">
            <w:pPr>
              <w:jc w:val="center"/>
              <w:rPr>
                <w:ins w:id="1483" w:author="CSE" w:date="2014-03-19T15:48:00Z"/>
              </w:rPr>
            </w:pPr>
            <w:ins w:id="1484" w:author="CSE" w:date="2014-03-19T15:48:00Z">
              <w:r>
                <w:t>86.1</w:t>
              </w:r>
            </w:ins>
          </w:p>
        </w:tc>
      </w:tr>
      <w:tr w:rsidR="00E81914" w:rsidTr="00EE6D14">
        <w:trPr>
          <w:ins w:id="1485" w:author="CSE" w:date="2014-03-19T15:48:00Z"/>
        </w:trPr>
        <w:tc>
          <w:tcPr>
            <w:tcW w:w="828" w:type="dxa"/>
            <w:shd w:val="clear" w:color="auto" w:fill="auto"/>
          </w:tcPr>
          <w:p w:rsidR="00E81914" w:rsidRPr="005C7718" w:rsidRDefault="00E81914" w:rsidP="00EE6D14">
            <w:pPr>
              <w:jc w:val="center"/>
              <w:rPr>
                <w:ins w:id="1486" w:author="CSE" w:date="2014-03-19T15:48:00Z"/>
                <w:b/>
                <w:bCs/>
              </w:rPr>
            </w:pPr>
            <w:ins w:id="1487" w:author="CSE" w:date="2014-03-19T15:48:00Z">
              <w:r w:rsidRPr="005C7718">
                <w:rPr>
                  <w:b/>
                  <w:bCs/>
                </w:rPr>
                <w:t>H2</w:t>
              </w:r>
            </w:ins>
          </w:p>
        </w:tc>
        <w:tc>
          <w:tcPr>
            <w:tcW w:w="900" w:type="dxa"/>
            <w:shd w:val="clear" w:color="auto" w:fill="auto"/>
          </w:tcPr>
          <w:p w:rsidR="00E81914" w:rsidRPr="002660F5" w:rsidRDefault="00E81914" w:rsidP="00EE6D14">
            <w:pPr>
              <w:jc w:val="center"/>
              <w:rPr>
                <w:ins w:id="1488" w:author="CSE" w:date="2014-03-19T15:48:00Z"/>
              </w:rPr>
            </w:pPr>
            <w:ins w:id="1489" w:author="CSE" w:date="2014-03-19T15:48:00Z">
              <w:r>
                <w:t>48</w:t>
              </w:r>
            </w:ins>
          </w:p>
        </w:tc>
        <w:tc>
          <w:tcPr>
            <w:tcW w:w="1530" w:type="dxa"/>
            <w:shd w:val="clear" w:color="auto" w:fill="auto"/>
          </w:tcPr>
          <w:p w:rsidR="00E81914" w:rsidRPr="002660F5" w:rsidRDefault="00E81914" w:rsidP="00EE6D14">
            <w:pPr>
              <w:jc w:val="center"/>
              <w:rPr>
                <w:ins w:id="1490" w:author="CSE" w:date="2014-03-19T15:48:00Z"/>
              </w:rPr>
            </w:pPr>
            <w:ins w:id="1491" w:author="CSE" w:date="2014-03-19T15:48:00Z">
              <w:r>
                <w:t>396 - 6840</w:t>
              </w:r>
            </w:ins>
          </w:p>
        </w:tc>
        <w:tc>
          <w:tcPr>
            <w:tcW w:w="810" w:type="dxa"/>
            <w:tcBorders>
              <w:right w:val="single" w:sz="4" w:space="0" w:color="auto"/>
            </w:tcBorders>
            <w:shd w:val="clear" w:color="auto" w:fill="auto"/>
          </w:tcPr>
          <w:p w:rsidR="00E81914" w:rsidRPr="002660F5" w:rsidRDefault="00E81914" w:rsidP="00EE6D14">
            <w:pPr>
              <w:jc w:val="center"/>
              <w:rPr>
                <w:ins w:id="1492" w:author="CSE" w:date="2014-03-19T15:48:00Z"/>
              </w:rPr>
            </w:pPr>
            <w:ins w:id="1493" w:author="CSE" w:date="2014-03-19T15:48:00Z">
              <w:r>
                <w:t>95.6</w:t>
              </w:r>
            </w:ins>
          </w:p>
        </w:tc>
        <w:tc>
          <w:tcPr>
            <w:tcW w:w="630" w:type="dxa"/>
            <w:tcBorders>
              <w:left w:val="single" w:sz="4" w:space="0" w:color="auto"/>
              <w:right w:val="single" w:sz="4" w:space="0" w:color="auto"/>
            </w:tcBorders>
            <w:shd w:val="clear" w:color="auto" w:fill="auto"/>
          </w:tcPr>
          <w:p w:rsidR="00E81914" w:rsidRPr="002660F5" w:rsidRDefault="00E81914" w:rsidP="00EE6D14">
            <w:pPr>
              <w:jc w:val="center"/>
              <w:rPr>
                <w:ins w:id="1494" w:author="CSE" w:date="2014-03-19T15:48:00Z"/>
              </w:rPr>
            </w:pPr>
            <w:ins w:id="1495" w:author="CSE" w:date="2014-03-19T15:48:00Z">
              <w:r>
                <w:t>97.7</w:t>
              </w:r>
            </w:ins>
          </w:p>
        </w:tc>
        <w:tc>
          <w:tcPr>
            <w:tcW w:w="810" w:type="dxa"/>
            <w:tcBorders>
              <w:left w:val="single" w:sz="4" w:space="0" w:color="auto"/>
            </w:tcBorders>
            <w:shd w:val="clear" w:color="auto" w:fill="auto"/>
          </w:tcPr>
          <w:p w:rsidR="00E81914" w:rsidRPr="002660F5" w:rsidRDefault="00E81914" w:rsidP="00EE6D14">
            <w:pPr>
              <w:jc w:val="center"/>
              <w:rPr>
                <w:ins w:id="1496" w:author="CSE" w:date="2014-03-19T15:48:00Z"/>
              </w:rPr>
            </w:pPr>
            <w:ins w:id="1497" w:author="CSE" w:date="2014-03-19T15:48:00Z">
              <w:r>
                <w:t>96.7</w:t>
              </w:r>
            </w:ins>
          </w:p>
        </w:tc>
        <w:tc>
          <w:tcPr>
            <w:tcW w:w="810" w:type="dxa"/>
            <w:tcBorders>
              <w:right w:val="single" w:sz="4" w:space="0" w:color="auto"/>
            </w:tcBorders>
            <w:shd w:val="clear" w:color="auto" w:fill="auto"/>
          </w:tcPr>
          <w:p w:rsidR="00E81914" w:rsidRPr="002660F5" w:rsidRDefault="00E81914" w:rsidP="00EE6D14">
            <w:pPr>
              <w:jc w:val="center"/>
              <w:rPr>
                <w:ins w:id="1498" w:author="CSE" w:date="2014-03-19T15:48:00Z"/>
              </w:rPr>
            </w:pPr>
            <w:ins w:id="1499" w:author="CSE" w:date="2014-03-19T15:48:00Z">
              <w:r>
                <w:t>89.2</w:t>
              </w:r>
            </w:ins>
          </w:p>
        </w:tc>
        <w:tc>
          <w:tcPr>
            <w:tcW w:w="630" w:type="dxa"/>
            <w:tcBorders>
              <w:left w:val="single" w:sz="4" w:space="0" w:color="auto"/>
              <w:right w:val="single" w:sz="4" w:space="0" w:color="auto"/>
            </w:tcBorders>
            <w:shd w:val="clear" w:color="auto" w:fill="auto"/>
          </w:tcPr>
          <w:p w:rsidR="00E81914" w:rsidRPr="002660F5" w:rsidRDefault="00E81914" w:rsidP="00EE6D14">
            <w:pPr>
              <w:jc w:val="center"/>
              <w:rPr>
                <w:ins w:id="1500" w:author="CSE" w:date="2014-03-19T15:48:00Z"/>
              </w:rPr>
            </w:pPr>
            <w:ins w:id="1501" w:author="CSE" w:date="2014-03-19T15:48:00Z">
              <w:r>
                <w:t>84.7</w:t>
              </w:r>
            </w:ins>
          </w:p>
        </w:tc>
        <w:tc>
          <w:tcPr>
            <w:tcW w:w="990" w:type="dxa"/>
            <w:tcBorders>
              <w:left w:val="single" w:sz="4" w:space="0" w:color="auto"/>
            </w:tcBorders>
            <w:shd w:val="clear" w:color="auto" w:fill="auto"/>
          </w:tcPr>
          <w:p w:rsidR="00E81914" w:rsidRPr="002660F5" w:rsidRDefault="00E81914" w:rsidP="00EE6D14">
            <w:pPr>
              <w:jc w:val="center"/>
              <w:rPr>
                <w:ins w:id="1502" w:author="CSE" w:date="2014-03-19T15:48:00Z"/>
              </w:rPr>
            </w:pPr>
            <w:ins w:id="1503" w:author="CSE" w:date="2014-03-19T15:48:00Z">
              <w:r>
                <w:t>86.6</w:t>
              </w:r>
            </w:ins>
          </w:p>
        </w:tc>
        <w:tc>
          <w:tcPr>
            <w:tcW w:w="810" w:type="dxa"/>
            <w:tcBorders>
              <w:right w:val="single" w:sz="4" w:space="0" w:color="auto"/>
            </w:tcBorders>
            <w:shd w:val="clear" w:color="auto" w:fill="auto"/>
          </w:tcPr>
          <w:p w:rsidR="00E81914" w:rsidRPr="002660F5" w:rsidRDefault="00E81914" w:rsidP="00EE6D14">
            <w:pPr>
              <w:jc w:val="center"/>
              <w:rPr>
                <w:ins w:id="1504" w:author="CSE" w:date="2014-03-19T15:48:00Z"/>
              </w:rPr>
            </w:pPr>
            <w:ins w:id="1505" w:author="CSE" w:date="2014-03-19T15:48:00Z">
              <w:r>
                <w:t>91.3</w:t>
              </w:r>
            </w:ins>
          </w:p>
        </w:tc>
        <w:tc>
          <w:tcPr>
            <w:tcW w:w="630" w:type="dxa"/>
            <w:tcBorders>
              <w:left w:val="single" w:sz="4" w:space="0" w:color="auto"/>
              <w:right w:val="single" w:sz="4" w:space="0" w:color="auto"/>
            </w:tcBorders>
            <w:shd w:val="clear" w:color="auto" w:fill="auto"/>
          </w:tcPr>
          <w:p w:rsidR="00E81914" w:rsidRPr="002660F5" w:rsidRDefault="00E81914" w:rsidP="00EE6D14">
            <w:pPr>
              <w:jc w:val="center"/>
              <w:rPr>
                <w:ins w:id="1506" w:author="CSE" w:date="2014-03-19T15:48:00Z"/>
              </w:rPr>
            </w:pPr>
            <w:ins w:id="1507" w:author="CSE" w:date="2014-03-19T15:48:00Z">
              <w:r>
                <w:t>85.9</w:t>
              </w:r>
            </w:ins>
          </w:p>
        </w:tc>
        <w:tc>
          <w:tcPr>
            <w:tcW w:w="810" w:type="dxa"/>
            <w:tcBorders>
              <w:left w:val="single" w:sz="4" w:space="0" w:color="auto"/>
            </w:tcBorders>
            <w:shd w:val="clear" w:color="auto" w:fill="auto"/>
          </w:tcPr>
          <w:p w:rsidR="00E81914" w:rsidRPr="002660F5" w:rsidRDefault="00E81914" w:rsidP="00EE6D14">
            <w:pPr>
              <w:jc w:val="center"/>
              <w:rPr>
                <w:ins w:id="1508" w:author="CSE" w:date="2014-03-19T15:48:00Z"/>
              </w:rPr>
            </w:pPr>
            <w:ins w:id="1509" w:author="CSE" w:date="2014-03-19T15:48:00Z">
              <w:r>
                <w:t>87.7</w:t>
              </w:r>
            </w:ins>
          </w:p>
        </w:tc>
      </w:tr>
      <w:tr w:rsidR="00E81914" w:rsidTr="00EE6D14">
        <w:trPr>
          <w:ins w:id="1510" w:author="CSE" w:date="2014-03-19T15:48:00Z"/>
        </w:trPr>
        <w:tc>
          <w:tcPr>
            <w:tcW w:w="828" w:type="dxa"/>
            <w:shd w:val="clear" w:color="auto" w:fill="C0C0C0"/>
          </w:tcPr>
          <w:p w:rsidR="00E81914" w:rsidRPr="005C7718" w:rsidRDefault="00E81914" w:rsidP="00EE6D14">
            <w:pPr>
              <w:jc w:val="center"/>
              <w:rPr>
                <w:ins w:id="1511" w:author="CSE" w:date="2014-03-19T15:48:00Z"/>
                <w:b/>
                <w:bCs/>
              </w:rPr>
            </w:pPr>
            <w:ins w:id="1512" w:author="CSE" w:date="2014-03-19T15:48:00Z">
              <w:r w:rsidRPr="005C7718">
                <w:rPr>
                  <w:b/>
                  <w:bCs/>
                </w:rPr>
                <w:t>H3</w:t>
              </w:r>
            </w:ins>
          </w:p>
        </w:tc>
        <w:tc>
          <w:tcPr>
            <w:tcW w:w="900" w:type="dxa"/>
            <w:shd w:val="clear" w:color="auto" w:fill="C0C0C0"/>
          </w:tcPr>
          <w:p w:rsidR="00E81914" w:rsidRDefault="00E81914" w:rsidP="00EE6D14">
            <w:pPr>
              <w:jc w:val="center"/>
              <w:rPr>
                <w:ins w:id="1513" w:author="CSE" w:date="2014-03-19T15:48:00Z"/>
              </w:rPr>
            </w:pPr>
            <w:ins w:id="1514" w:author="CSE" w:date="2014-03-19T15:48:00Z">
              <w:r>
                <w:t>48</w:t>
              </w:r>
            </w:ins>
          </w:p>
        </w:tc>
        <w:tc>
          <w:tcPr>
            <w:tcW w:w="1530" w:type="dxa"/>
            <w:shd w:val="clear" w:color="auto" w:fill="C0C0C0"/>
          </w:tcPr>
          <w:p w:rsidR="00E81914" w:rsidRPr="002660F5" w:rsidRDefault="00E81914" w:rsidP="00EE6D14">
            <w:pPr>
              <w:jc w:val="center"/>
              <w:rPr>
                <w:ins w:id="1515" w:author="CSE" w:date="2014-03-19T15:48:00Z"/>
              </w:rPr>
            </w:pPr>
            <w:ins w:id="1516" w:author="CSE" w:date="2014-03-19T15:48:00Z">
              <w:r>
                <w:t>598 - 6673</w:t>
              </w:r>
            </w:ins>
          </w:p>
        </w:tc>
        <w:tc>
          <w:tcPr>
            <w:tcW w:w="810" w:type="dxa"/>
            <w:tcBorders>
              <w:right w:val="single" w:sz="4" w:space="0" w:color="auto"/>
            </w:tcBorders>
            <w:shd w:val="clear" w:color="auto" w:fill="C0C0C0"/>
          </w:tcPr>
          <w:p w:rsidR="00E81914" w:rsidRPr="002660F5" w:rsidRDefault="00E81914" w:rsidP="00EE6D14">
            <w:pPr>
              <w:jc w:val="center"/>
              <w:rPr>
                <w:ins w:id="1517" w:author="CSE" w:date="2014-03-19T15:48:00Z"/>
              </w:rPr>
            </w:pPr>
            <w:ins w:id="1518" w:author="CSE" w:date="2014-03-19T15:48:00Z">
              <w:r>
                <w:t>96.9</w:t>
              </w:r>
            </w:ins>
          </w:p>
        </w:tc>
        <w:tc>
          <w:tcPr>
            <w:tcW w:w="630" w:type="dxa"/>
            <w:tcBorders>
              <w:left w:val="single" w:sz="4" w:space="0" w:color="auto"/>
              <w:right w:val="single" w:sz="4" w:space="0" w:color="auto"/>
            </w:tcBorders>
            <w:shd w:val="clear" w:color="auto" w:fill="C0C0C0"/>
          </w:tcPr>
          <w:p w:rsidR="00E81914" w:rsidRPr="002660F5" w:rsidRDefault="00E81914" w:rsidP="00EE6D14">
            <w:pPr>
              <w:jc w:val="center"/>
              <w:rPr>
                <w:ins w:id="1519" w:author="CSE" w:date="2014-03-19T15:48:00Z"/>
              </w:rPr>
            </w:pPr>
            <w:ins w:id="1520" w:author="CSE" w:date="2014-03-19T15:48:00Z">
              <w:r>
                <w:t>94.3</w:t>
              </w:r>
            </w:ins>
          </w:p>
        </w:tc>
        <w:tc>
          <w:tcPr>
            <w:tcW w:w="810" w:type="dxa"/>
            <w:tcBorders>
              <w:left w:val="single" w:sz="4" w:space="0" w:color="auto"/>
            </w:tcBorders>
            <w:shd w:val="clear" w:color="auto" w:fill="C0C0C0"/>
          </w:tcPr>
          <w:p w:rsidR="00E81914" w:rsidRPr="002660F5" w:rsidRDefault="00E81914" w:rsidP="00EE6D14">
            <w:pPr>
              <w:jc w:val="center"/>
              <w:rPr>
                <w:ins w:id="1521" w:author="CSE" w:date="2014-03-19T15:48:00Z"/>
              </w:rPr>
            </w:pPr>
            <w:ins w:id="1522" w:author="CSE" w:date="2014-03-19T15:48:00Z">
              <w:r>
                <w:t>95.8</w:t>
              </w:r>
            </w:ins>
          </w:p>
        </w:tc>
        <w:tc>
          <w:tcPr>
            <w:tcW w:w="810" w:type="dxa"/>
            <w:tcBorders>
              <w:right w:val="single" w:sz="4" w:space="0" w:color="auto"/>
            </w:tcBorders>
            <w:shd w:val="clear" w:color="auto" w:fill="C0C0C0"/>
          </w:tcPr>
          <w:p w:rsidR="00E81914" w:rsidRDefault="00E81914" w:rsidP="00EE6D14">
            <w:pPr>
              <w:jc w:val="center"/>
              <w:rPr>
                <w:ins w:id="1523" w:author="CSE" w:date="2014-03-19T15:48:00Z"/>
              </w:rPr>
            </w:pPr>
            <w:ins w:id="1524" w:author="CSE" w:date="2014-03-19T15:48:00Z">
              <w:r>
                <w:t>92.9</w:t>
              </w:r>
            </w:ins>
          </w:p>
        </w:tc>
        <w:tc>
          <w:tcPr>
            <w:tcW w:w="630" w:type="dxa"/>
            <w:tcBorders>
              <w:left w:val="single" w:sz="4" w:space="0" w:color="auto"/>
              <w:right w:val="single" w:sz="4" w:space="0" w:color="auto"/>
            </w:tcBorders>
            <w:shd w:val="clear" w:color="auto" w:fill="C0C0C0"/>
          </w:tcPr>
          <w:p w:rsidR="00E81914" w:rsidRDefault="00E81914" w:rsidP="00EE6D14">
            <w:pPr>
              <w:jc w:val="center"/>
              <w:rPr>
                <w:ins w:id="1525" w:author="CSE" w:date="2014-03-19T15:48:00Z"/>
              </w:rPr>
            </w:pPr>
            <w:ins w:id="1526" w:author="CSE" w:date="2014-03-19T15:48:00Z">
              <w:r>
                <w:t>89.3</w:t>
              </w:r>
            </w:ins>
          </w:p>
        </w:tc>
        <w:tc>
          <w:tcPr>
            <w:tcW w:w="990" w:type="dxa"/>
            <w:tcBorders>
              <w:left w:val="single" w:sz="4" w:space="0" w:color="auto"/>
            </w:tcBorders>
            <w:shd w:val="clear" w:color="auto" w:fill="C0C0C0"/>
          </w:tcPr>
          <w:p w:rsidR="00E81914" w:rsidRDefault="00E81914" w:rsidP="00EE6D14">
            <w:pPr>
              <w:jc w:val="center"/>
              <w:rPr>
                <w:ins w:id="1527" w:author="CSE" w:date="2014-03-19T15:48:00Z"/>
              </w:rPr>
            </w:pPr>
            <w:ins w:id="1528" w:author="CSE" w:date="2014-03-19T15:48:00Z">
              <w:r>
                <w:t>90.3</w:t>
              </w:r>
            </w:ins>
          </w:p>
        </w:tc>
        <w:tc>
          <w:tcPr>
            <w:tcW w:w="810" w:type="dxa"/>
            <w:tcBorders>
              <w:right w:val="single" w:sz="4" w:space="0" w:color="auto"/>
            </w:tcBorders>
            <w:shd w:val="clear" w:color="auto" w:fill="C0C0C0"/>
          </w:tcPr>
          <w:p w:rsidR="00E81914" w:rsidRDefault="00E81914" w:rsidP="00EE6D14">
            <w:pPr>
              <w:jc w:val="center"/>
              <w:rPr>
                <w:ins w:id="1529" w:author="CSE" w:date="2014-03-19T15:48:00Z"/>
              </w:rPr>
            </w:pPr>
            <w:ins w:id="1530" w:author="CSE" w:date="2014-03-19T15:48:00Z">
              <w:r>
                <w:t>91.7</w:t>
              </w:r>
            </w:ins>
          </w:p>
        </w:tc>
        <w:tc>
          <w:tcPr>
            <w:tcW w:w="630" w:type="dxa"/>
            <w:tcBorders>
              <w:left w:val="single" w:sz="4" w:space="0" w:color="auto"/>
              <w:right w:val="single" w:sz="4" w:space="0" w:color="auto"/>
            </w:tcBorders>
            <w:shd w:val="clear" w:color="auto" w:fill="C0C0C0"/>
          </w:tcPr>
          <w:p w:rsidR="00E81914" w:rsidRDefault="00E81914" w:rsidP="00EE6D14">
            <w:pPr>
              <w:jc w:val="center"/>
              <w:rPr>
                <w:ins w:id="1531" w:author="CSE" w:date="2014-03-19T15:48:00Z"/>
              </w:rPr>
            </w:pPr>
            <w:ins w:id="1532" w:author="CSE" w:date="2014-03-19T15:48:00Z">
              <w:r>
                <w:t>88.8</w:t>
              </w:r>
            </w:ins>
          </w:p>
        </w:tc>
        <w:tc>
          <w:tcPr>
            <w:tcW w:w="810" w:type="dxa"/>
            <w:tcBorders>
              <w:left w:val="single" w:sz="4" w:space="0" w:color="auto"/>
            </w:tcBorders>
            <w:shd w:val="clear" w:color="auto" w:fill="C0C0C0"/>
          </w:tcPr>
          <w:p w:rsidR="00E81914" w:rsidRDefault="00E81914" w:rsidP="00EE6D14">
            <w:pPr>
              <w:jc w:val="center"/>
              <w:rPr>
                <w:ins w:id="1533" w:author="CSE" w:date="2014-03-19T15:48:00Z"/>
              </w:rPr>
            </w:pPr>
            <w:ins w:id="1534" w:author="CSE" w:date="2014-03-19T15:48:00Z">
              <w:r>
                <w:t>89.3</w:t>
              </w:r>
            </w:ins>
          </w:p>
        </w:tc>
      </w:tr>
      <w:tr w:rsidR="00E81914" w:rsidTr="00EE6D14">
        <w:trPr>
          <w:ins w:id="1535" w:author="CSE" w:date="2014-03-19T15:48:00Z"/>
        </w:trPr>
        <w:tc>
          <w:tcPr>
            <w:tcW w:w="828" w:type="dxa"/>
            <w:shd w:val="clear" w:color="auto" w:fill="auto"/>
          </w:tcPr>
          <w:p w:rsidR="00E81914" w:rsidRPr="005C7718" w:rsidRDefault="00E81914" w:rsidP="00EE6D14">
            <w:pPr>
              <w:jc w:val="center"/>
              <w:rPr>
                <w:ins w:id="1536" w:author="CSE" w:date="2014-03-19T15:48:00Z"/>
                <w:b/>
                <w:bCs/>
              </w:rPr>
            </w:pPr>
            <w:ins w:id="1537" w:author="CSE" w:date="2014-03-19T15:48:00Z">
              <w:r w:rsidRPr="005C7718">
                <w:rPr>
                  <w:b/>
                  <w:bCs/>
                </w:rPr>
                <w:t>H4</w:t>
              </w:r>
            </w:ins>
          </w:p>
        </w:tc>
        <w:tc>
          <w:tcPr>
            <w:tcW w:w="900" w:type="dxa"/>
            <w:shd w:val="clear" w:color="auto" w:fill="auto"/>
          </w:tcPr>
          <w:p w:rsidR="00E81914" w:rsidRDefault="00E81914" w:rsidP="00EE6D14">
            <w:pPr>
              <w:jc w:val="center"/>
              <w:rPr>
                <w:ins w:id="1538" w:author="CSE" w:date="2014-03-19T15:48:00Z"/>
              </w:rPr>
            </w:pPr>
            <w:ins w:id="1539" w:author="CSE" w:date="2014-03-19T15:48:00Z">
              <w:r>
                <w:t>48</w:t>
              </w:r>
            </w:ins>
          </w:p>
        </w:tc>
        <w:tc>
          <w:tcPr>
            <w:tcW w:w="1530" w:type="dxa"/>
            <w:shd w:val="clear" w:color="auto" w:fill="auto"/>
          </w:tcPr>
          <w:p w:rsidR="00E81914" w:rsidRPr="002660F5" w:rsidRDefault="00E81914" w:rsidP="00EE6D14">
            <w:pPr>
              <w:jc w:val="center"/>
              <w:rPr>
                <w:ins w:id="1540" w:author="CSE" w:date="2014-03-19T15:48:00Z"/>
              </w:rPr>
            </w:pPr>
            <w:ins w:id="1541" w:author="CSE" w:date="2014-03-19T15:48:00Z">
              <w:r>
                <w:t>707 - 12373</w:t>
              </w:r>
            </w:ins>
          </w:p>
        </w:tc>
        <w:tc>
          <w:tcPr>
            <w:tcW w:w="810" w:type="dxa"/>
            <w:tcBorders>
              <w:right w:val="single" w:sz="4" w:space="0" w:color="auto"/>
            </w:tcBorders>
            <w:shd w:val="clear" w:color="auto" w:fill="auto"/>
          </w:tcPr>
          <w:p w:rsidR="00E81914" w:rsidRPr="002660F5" w:rsidRDefault="00E81914" w:rsidP="00EE6D14">
            <w:pPr>
              <w:jc w:val="center"/>
              <w:rPr>
                <w:ins w:id="1542" w:author="CSE" w:date="2014-03-19T15:48:00Z"/>
              </w:rPr>
            </w:pPr>
            <w:ins w:id="1543" w:author="CSE" w:date="2014-03-19T15:48:00Z">
              <w:r>
                <w:t>97.2</w:t>
              </w:r>
            </w:ins>
          </w:p>
        </w:tc>
        <w:tc>
          <w:tcPr>
            <w:tcW w:w="630" w:type="dxa"/>
            <w:tcBorders>
              <w:left w:val="single" w:sz="4" w:space="0" w:color="auto"/>
              <w:right w:val="single" w:sz="4" w:space="0" w:color="auto"/>
            </w:tcBorders>
            <w:shd w:val="clear" w:color="auto" w:fill="auto"/>
          </w:tcPr>
          <w:p w:rsidR="00E81914" w:rsidRPr="002660F5" w:rsidRDefault="00E81914" w:rsidP="00EE6D14">
            <w:pPr>
              <w:jc w:val="center"/>
              <w:rPr>
                <w:ins w:id="1544" w:author="CSE" w:date="2014-03-19T15:48:00Z"/>
              </w:rPr>
            </w:pPr>
            <w:ins w:id="1545" w:author="CSE" w:date="2014-03-19T15:48:00Z">
              <w:r>
                <w:t>95.3</w:t>
              </w:r>
            </w:ins>
          </w:p>
        </w:tc>
        <w:tc>
          <w:tcPr>
            <w:tcW w:w="810" w:type="dxa"/>
            <w:tcBorders>
              <w:left w:val="single" w:sz="4" w:space="0" w:color="auto"/>
            </w:tcBorders>
            <w:shd w:val="clear" w:color="auto" w:fill="auto"/>
          </w:tcPr>
          <w:p w:rsidR="00E81914" w:rsidRPr="002660F5" w:rsidRDefault="00E81914" w:rsidP="00EE6D14">
            <w:pPr>
              <w:jc w:val="center"/>
              <w:rPr>
                <w:ins w:id="1546" w:author="CSE" w:date="2014-03-19T15:48:00Z"/>
              </w:rPr>
            </w:pPr>
            <w:ins w:id="1547" w:author="CSE" w:date="2014-03-19T15:48:00Z">
              <w:r>
                <w:t>96.0</w:t>
              </w:r>
            </w:ins>
          </w:p>
        </w:tc>
        <w:tc>
          <w:tcPr>
            <w:tcW w:w="810" w:type="dxa"/>
            <w:tcBorders>
              <w:right w:val="single" w:sz="4" w:space="0" w:color="auto"/>
            </w:tcBorders>
            <w:shd w:val="clear" w:color="auto" w:fill="auto"/>
          </w:tcPr>
          <w:p w:rsidR="00E81914" w:rsidRDefault="00E81914" w:rsidP="00EE6D14">
            <w:pPr>
              <w:jc w:val="center"/>
              <w:rPr>
                <w:ins w:id="1548" w:author="CSE" w:date="2014-03-19T15:48:00Z"/>
              </w:rPr>
            </w:pPr>
            <w:ins w:id="1549" w:author="CSE" w:date="2014-03-19T15:48:00Z">
              <w:r>
                <w:t>90.4</w:t>
              </w:r>
            </w:ins>
          </w:p>
        </w:tc>
        <w:tc>
          <w:tcPr>
            <w:tcW w:w="630" w:type="dxa"/>
            <w:tcBorders>
              <w:left w:val="single" w:sz="4" w:space="0" w:color="auto"/>
              <w:right w:val="single" w:sz="4" w:space="0" w:color="auto"/>
            </w:tcBorders>
            <w:shd w:val="clear" w:color="auto" w:fill="auto"/>
          </w:tcPr>
          <w:p w:rsidR="00E81914" w:rsidRDefault="00E81914" w:rsidP="00EE6D14">
            <w:pPr>
              <w:jc w:val="center"/>
              <w:rPr>
                <w:ins w:id="1550" w:author="CSE" w:date="2014-03-19T15:48:00Z"/>
              </w:rPr>
            </w:pPr>
            <w:ins w:id="1551" w:author="CSE" w:date="2014-03-19T15:48:00Z">
              <w:r>
                <w:t>85.5</w:t>
              </w:r>
            </w:ins>
          </w:p>
        </w:tc>
        <w:tc>
          <w:tcPr>
            <w:tcW w:w="990" w:type="dxa"/>
            <w:tcBorders>
              <w:left w:val="single" w:sz="4" w:space="0" w:color="auto"/>
            </w:tcBorders>
            <w:shd w:val="clear" w:color="auto" w:fill="auto"/>
          </w:tcPr>
          <w:p w:rsidR="00E81914" w:rsidRDefault="00E81914" w:rsidP="00EE6D14">
            <w:pPr>
              <w:jc w:val="center"/>
              <w:rPr>
                <w:ins w:id="1552" w:author="CSE" w:date="2014-03-19T15:48:00Z"/>
              </w:rPr>
            </w:pPr>
            <w:ins w:id="1553" w:author="CSE" w:date="2014-03-19T15:48:00Z">
              <w:r>
                <w:t>87.4</w:t>
              </w:r>
            </w:ins>
          </w:p>
        </w:tc>
        <w:tc>
          <w:tcPr>
            <w:tcW w:w="810" w:type="dxa"/>
            <w:tcBorders>
              <w:right w:val="single" w:sz="4" w:space="0" w:color="auto"/>
            </w:tcBorders>
            <w:shd w:val="clear" w:color="auto" w:fill="auto"/>
          </w:tcPr>
          <w:p w:rsidR="00E81914" w:rsidRDefault="00E81914" w:rsidP="00EE6D14">
            <w:pPr>
              <w:jc w:val="center"/>
              <w:rPr>
                <w:ins w:id="1554" w:author="CSE" w:date="2014-03-19T15:48:00Z"/>
              </w:rPr>
            </w:pPr>
            <w:ins w:id="1555" w:author="CSE" w:date="2014-03-19T15:48:00Z">
              <w:r>
                <w:t>85.3</w:t>
              </w:r>
            </w:ins>
          </w:p>
        </w:tc>
        <w:tc>
          <w:tcPr>
            <w:tcW w:w="630" w:type="dxa"/>
            <w:tcBorders>
              <w:left w:val="single" w:sz="4" w:space="0" w:color="auto"/>
              <w:right w:val="single" w:sz="4" w:space="0" w:color="auto"/>
            </w:tcBorders>
            <w:shd w:val="clear" w:color="auto" w:fill="auto"/>
          </w:tcPr>
          <w:p w:rsidR="00E81914" w:rsidRDefault="00E81914" w:rsidP="00EE6D14">
            <w:pPr>
              <w:jc w:val="center"/>
              <w:rPr>
                <w:ins w:id="1556" w:author="CSE" w:date="2014-03-19T15:48:00Z"/>
              </w:rPr>
            </w:pPr>
            <w:ins w:id="1557" w:author="CSE" w:date="2014-03-19T15:48:00Z">
              <w:r>
                <w:t>81.0</w:t>
              </w:r>
            </w:ins>
          </w:p>
        </w:tc>
        <w:tc>
          <w:tcPr>
            <w:tcW w:w="810" w:type="dxa"/>
            <w:tcBorders>
              <w:left w:val="single" w:sz="4" w:space="0" w:color="auto"/>
            </w:tcBorders>
            <w:shd w:val="clear" w:color="auto" w:fill="auto"/>
          </w:tcPr>
          <w:p w:rsidR="00E81914" w:rsidRDefault="00E81914" w:rsidP="00EE6D14">
            <w:pPr>
              <w:jc w:val="center"/>
              <w:rPr>
                <w:ins w:id="1558" w:author="CSE" w:date="2014-03-19T15:48:00Z"/>
              </w:rPr>
            </w:pPr>
            <w:ins w:id="1559" w:author="CSE" w:date="2014-03-19T15:48:00Z">
              <w:r>
                <w:t>84.9</w:t>
              </w:r>
            </w:ins>
          </w:p>
        </w:tc>
      </w:tr>
      <w:tr w:rsidR="00E81914" w:rsidTr="00EE6D14">
        <w:trPr>
          <w:ins w:id="1560" w:author="CSE" w:date="2014-03-19T15:48:00Z"/>
        </w:trPr>
        <w:tc>
          <w:tcPr>
            <w:tcW w:w="828" w:type="dxa"/>
            <w:shd w:val="clear" w:color="auto" w:fill="C0C0C0"/>
          </w:tcPr>
          <w:p w:rsidR="00E81914" w:rsidRPr="005C7718" w:rsidRDefault="00E81914" w:rsidP="00EE6D14">
            <w:pPr>
              <w:jc w:val="center"/>
              <w:rPr>
                <w:ins w:id="1561" w:author="CSE" w:date="2014-03-19T15:48:00Z"/>
                <w:b/>
                <w:bCs/>
              </w:rPr>
            </w:pPr>
            <w:ins w:id="1562" w:author="CSE" w:date="2014-03-19T15:48:00Z">
              <w:r w:rsidRPr="005C7718">
                <w:rPr>
                  <w:b/>
                  <w:bCs/>
                </w:rPr>
                <w:t>H5</w:t>
              </w:r>
            </w:ins>
          </w:p>
        </w:tc>
        <w:tc>
          <w:tcPr>
            <w:tcW w:w="900" w:type="dxa"/>
            <w:shd w:val="clear" w:color="auto" w:fill="C0C0C0"/>
          </w:tcPr>
          <w:p w:rsidR="00E81914" w:rsidRPr="002660F5" w:rsidRDefault="00E81914" w:rsidP="00EE6D14">
            <w:pPr>
              <w:jc w:val="center"/>
              <w:rPr>
                <w:ins w:id="1563" w:author="CSE" w:date="2014-03-19T15:48:00Z"/>
              </w:rPr>
            </w:pPr>
            <w:ins w:id="1564" w:author="CSE" w:date="2014-03-19T15:48:00Z">
              <w:r>
                <w:t>48</w:t>
              </w:r>
            </w:ins>
          </w:p>
        </w:tc>
        <w:tc>
          <w:tcPr>
            <w:tcW w:w="1530" w:type="dxa"/>
            <w:shd w:val="clear" w:color="auto" w:fill="C0C0C0"/>
          </w:tcPr>
          <w:p w:rsidR="00E81914" w:rsidRPr="002660F5" w:rsidRDefault="00E81914" w:rsidP="00EE6D14">
            <w:pPr>
              <w:jc w:val="center"/>
              <w:rPr>
                <w:ins w:id="1565" w:author="CSE" w:date="2014-03-19T15:48:00Z"/>
              </w:rPr>
            </w:pPr>
            <w:ins w:id="1566" w:author="CSE" w:date="2014-03-19T15:48:00Z">
              <w:r>
                <w:t>441 - 5567</w:t>
              </w:r>
            </w:ins>
          </w:p>
        </w:tc>
        <w:tc>
          <w:tcPr>
            <w:tcW w:w="810" w:type="dxa"/>
            <w:tcBorders>
              <w:right w:val="single" w:sz="4" w:space="0" w:color="auto"/>
            </w:tcBorders>
            <w:shd w:val="clear" w:color="auto" w:fill="C0C0C0"/>
          </w:tcPr>
          <w:p w:rsidR="00E81914" w:rsidRPr="002660F5" w:rsidRDefault="00E81914" w:rsidP="00EE6D14">
            <w:pPr>
              <w:jc w:val="center"/>
              <w:rPr>
                <w:ins w:id="1567" w:author="CSE" w:date="2014-03-19T15:48:00Z"/>
              </w:rPr>
            </w:pPr>
            <w:ins w:id="1568" w:author="CSE" w:date="2014-03-19T15:48:00Z">
              <w:r>
                <w:t>94.2</w:t>
              </w:r>
            </w:ins>
          </w:p>
        </w:tc>
        <w:tc>
          <w:tcPr>
            <w:tcW w:w="630" w:type="dxa"/>
            <w:tcBorders>
              <w:left w:val="single" w:sz="4" w:space="0" w:color="auto"/>
              <w:right w:val="single" w:sz="4" w:space="0" w:color="auto"/>
            </w:tcBorders>
            <w:shd w:val="clear" w:color="auto" w:fill="C0C0C0"/>
          </w:tcPr>
          <w:p w:rsidR="00E81914" w:rsidRPr="002660F5" w:rsidRDefault="00E81914" w:rsidP="00EE6D14">
            <w:pPr>
              <w:jc w:val="center"/>
              <w:rPr>
                <w:ins w:id="1569" w:author="CSE" w:date="2014-03-19T15:48:00Z"/>
              </w:rPr>
            </w:pPr>
            <w:ins w:id="1570" w:author="CSE" w:date="2014-03-19T15:48:00Z">
              <w:r>
                <w:t>93.9</w:t>
              </w:r>
            </w:ins>
          </w:p>
        </w:tc>
        <w:tc>
          <w:tcPr>
            <w:tcW w:w="810" w:type="dxa"/>
            <w:tcBorders>
              <w:left w:val="single" w:sz="4" w:space="0" w:color="auto"/>
            </w:tcBorders>
            <w:shd w:val="clear" w:color="auto" w:fill="C0C0C0"/>
          </w:tcPr>
          <w:p w:rsidR="00E81914" w:rsidRPr="002660F5" w:rsidRDefault="00E81914" w:rsidP="00EE6D14">
            <w:pPr>
              <w:jc w:val="center"/>
              <w:rPr>
                <w:ins w:id="1571" w:author="CSE" w:date="2014-03-19T15:48:00Z"/>
              </w:rPr>
            </w:pPr>
            <w:ins w:id="1572" w:author="CSE" w:date="2014-03-19T15:48:00Z">
              <w:r>
                <w:t>94.0</w:t>
              </w:r>
            </w:ins>
          </w:p>
        </w:tc>
        <w:tc>
          <w:tcPr>
            <w:tcW w:w="810" w:type="dxa"/>
            <w:tcBorders>
              <w:right w:val="single" w:sz="4" w:space="0" w:color="auto"/>
            </w:tcBorders>
            <w:shd w:val="clear" w:color="auto" w:fill="C0C0C0"/>
          </w:tcPr>
          <w:p w:rsidR="00E81914" w:rsidRPr="002660F5" w:rsidRDefault="00E81914" w:rsidP="00EE6D14">
            <w:pPr>
              <w:jc w:val="center"/>
              <w:rPr>
                <w:ins w:id="1573" w:author="CSE" w:date="2014-03-19T15:48:00Z"/>
              </w:rPr>
            </w:pPr>
            <w:ins w:id="1574" w:author="CSE" w:date="2014-03-19T15:48:00Z">
              <w:r>
                <w:t>86.6</w:t>
              </w:r>
            </w:ins>
          </w:p>
        </w:tc>
        <w:tc>
          <w:tcPr>
            <w:tcW w:w="630" w:type="dxa"/>
            <w:tcBorders>
              <w:left w:val="single" w:sz="4" w:space="0" w:color="auto"/>
              <w:right w:val="single" w:sz="4" w:space="0" w:color="auto"/>
            </w:tcBorders>
            <w:shd w:val="clear" w:color="auto" w:fill="C0C0C0"/>
          </w:tcPr>
          <w:p w:rsidR="00E81914" w:rsidRPr="002660F5" w:rsidRDefault="00E81914" w:rsidP="00EE6D14">
            <w:pPr>
              <w:jc w:val="center"/>
              <w:rPr>
                <w:ins w:id="1575" w:author="CSE" w:date="2014-03-19T15:48:00Z"/>
              </w:rPr>
            </w:pPr>
            <w:ins w:id="1576" w:author="CSE" w:date="2014-03-19T15:48:00Z">
              <w:r>
                <w:t>84.0</w:t>
              </w:r>
            </w:ins>
          </w:p>
        </w:tc>
        <w:tc>
          <w:tcPr>
            <w:tcW w:w="990" w:type="dxa"/>
            <w:tcBorders>
              <w:left w:val="single" w:sz="4" w:space="0" w:color="auto"/>
            </w:tcBorders>
            <w:shd w:val="clear" w:color="auto" w:fill="C0C0C0"/>
          </w:tcPr>
          <w:p w:rsidR="00E81914" w:rsidRPr="002660F5" w:rsidRDefault="00E81914" w:rsidP="00EE6D14">
            <w:pPr>
              <w:jc w:val="center"/>
              <w:rPr>
                <w:ins w:id="1577" w:author="CSE" w:date="2014-03-19T15:48:00Z"/>
              </w:rPr>
            </w:pPr>
            <w:ins w:id="1578" w:author="CSE" w:date="2014-03-19T15:48:00Z">
              <w:r>
                <w:t>85.7</w:t>
              </w:r>
            </w:ins>
          </w:p>
        </w:tc>
        <w:tc>
          <w:tcPr>
            <w:tcW w:w="810" w:type="dxa"/>
            <w:tcBorders>
              <w:right w:val="single" w:sz="4" w:space="0" w:color="auto"/>
            </w:tcBorders>
            <w:shd w:val="clear" w:color="auto" w:fill="C0C0C0"/>
          </w:tcPr>
          <w:p w:rsidR="00E81914" w:rsidRPr="002660F5" w:rsidRDefault="00E81914" w:rsidP="00EE6D14">
            <w:pPr>
              <w:jc w:val="center"/>
              <w:rPr>
                <w:ins w:id="1579" w:author="CSE" w:date="2014-03-19T15:48:00Z"/>
              </w:rPr>
            </w:pPr>
            <w:ins w:id="1580" w:author="CSE" w:date="2014-03-19T15:48:00Z">
              <w:r>
                <w:t>87.2</w:t>
              </w:r>
            </w:ins>
          </w:p>
        </w:tc>
        <w:tc>
          <w:tcPr>
            <w:tcW w:w="630" w:type="dxa"/>
            <w:tcBorders>
              <w:left w:val="single" w:sz="4" w:space="0" w:color="auto"/>
              <w:right w:val="single" w:sz="4" w:space="0" w:color="auto"/>
            </w:tcBorders>
            <w:shd w:val="clear" w:color="auto" w:fill="C0C0C0"/>
          </w:tcPr>
          <w:p w:rsidR="00E81914" w:rsidRPr="002660F5" w:rsidRDefault="00E81914" w:rsidP="00EE6D14">
            <w:pPr>
              <w:jc w:val="center"/>
              <w:rPr>
                <w:ins w:id="1581" w:author="CSE" w:date="2014-03-19T15:48:00Z"/>
              </w:rPr>
            </w:pPr>
            <w:ins w:id="1582" w:author="CSE" w:date="2014-03-19T15:48:00Z">
              <w:r>
                <w:t>82.5</w:t>
              </w:r>
            </w:ins>
          </w:p>
        </w:tc>
        <w:tc>
          <w:tcPr>
            <w:tcW w:w="810" w:type="dxa"/>
            <w:tcBorders>
              <w:left w:val="single" w:sz="4" w:space="0" w:color="auto"/>
            </w:tcBorders>
            <w:shd w:val="clear" w:color="auto" w:fill="C0C0C0"/>
          </w:tcPr>
          <w:p w:rsidR="00E81914" w:rsidRPr="002660F5" w:rsidRDefault="00E81914" w:rsidP="00EE6D14">
            <w:pPr>
              <w:jc w:val="center"/>
              <w:rPr>
                <w:ins w:id="1583" w:author="CSE" w:date="2014-03-19T15:48:00Z"/>
              </w:rPr>
            </w:pPr>
            <w:ins w:id="1584" w:author="CSE" w:date="2014-03-19T15:48:00Z">
              <w:r>
                <w:t>84.7</w:t>
              </w:r>
            </w:ins>
          </w:p>
        </w:tc>
      </w:tr>
      <w:tr w:rsidR="00E81914" w:rsidTr="00EE6D14">
        <w:trPr>
          <w:ins w:id="1585" w:author="CSE" w:date="2014-03-19T15:48:00Z"/>
        </w:trPr>
        <w:tc>
          <w:tcPr>
            <w:tcW w:w="828" w:type="dxa"/>
            <w:shd w:val="clear" w:color="auto" w:fill="auto"/>
          </w:tcPr>
          <w:p w:rsidR="00E81914" w:rsidRPr="005C7718" w:rsidRDefault="00E81914" w:rsidP="00EE6D14">
            <w:pPr>
              <w:jc w:val="center"/>
              <w:rPr>
                <w:ins w:id="1586" w:author="CSE" w:date="2014-03-19T15:48:00Z"/>
                <w:b/>
                <w:bCs/>
              </w:rPr>
            </w:pPr>
            <w:ins w:id="1587" w:author="CSE" w:date="2014-03-19T15:48:00Z">
              <w:r w:rsidRPr="005C7718">
                <w:rPr>
                  <w:b/>
                  <w:bCs/>
                </w:rPr>
                <w:t>H6</w:t>
              </w:r>
            </w:ins>
          </w:p>
        </w:tc>
        <w:tc>
          <w:tcPr>
            <w:tcW w:w="900" w:type="dxa"/>
            <w:shd w:val="clear" w:color="auto" w:fill="auto"/>
          </w:tcPr>
          <w:p w:rsidR="00E81914" w:rsidRPr="002660F5" w:rsidRDefault="00E81914" w:rsidP="00EE6D14">
            <w:pPr>
              <w:jc w:val="center"/>
              <w:rPr>
                <w:ins w:id="1588" w:author="CSE" w:date="2014-03-19T15:48:00Z"/>
              </w:rPr>
            </w:pPr>
            <w:ins w:id="1589" w:author="CSE" w:date="2014-03-19T15:48:00Z">
              <w:r>
                <w:t>48</w:t>
              </w:r>
            </w:ins>
          </w:p>
        </w:tc>
        <w:tc>
          <w:tcPr>
            <w:tcW w:w="1530" w:type="dxa"/>
            <w:shd w:val="clear" w:color="auto" w:fill="auto"/>
          </w:tcPr>
          <w:p w:rsidR="00E81914" w:rsidRPr="002660F5" w:rsidRDefault="00E81914" w:rsidP="00EE6D14">
            <w:pPr>
              <w:jc w:val="center"/>
              <w:rPr>
                <w:ins w:id="1590" w:author="CSE" w:date="2014-03-19T15:48:00Z"/>
              </w:rPr>
            </w:pPr>
            <w:ins w:id="1591" w:author="CSE" w:date="2014-03-19T15:48:00Z">
              <w:r>
                <w:t>311 - 4110</w:t>
              </w:r>
            </w:ins>
          </w:p>
        </w:tc>
        <w:tc>
          <w:tcPr>
            <w:tcW w:w="810" w:type="dxa"/>
            <w:tcBorders>
              <w:right w:val="single" w:sz="4" w:space="0" w:color="auto"/>
            </w:tcBorders>
            <w:shd w:val="clear" w:color="auto" w:fill="auto"/>
          </w:tcPr>
          <w:p w:rsidR="00E81914" w:rsidRPr="002660F5" w:rsidRDefault="00E81914" w:rsidP="00EE6D14">
            <w:pPr>
              <w:jc w:val="center"/>
              <w:rPr>
                <w:ins w:id="1592" w:author="CSE" w:date="2014-03-19T15:48:00Z"/>
              </w:rPr>
            </w:pPr>
            <w:ins w:id="1593" w:author="CSE" w:date="2014-03-19T15:48:00Z">
              <w:r>
                <w:t>93.3</w:t>
              </w:r>
            </w:ins>
          </w:p>
        </w:tc>
        <w:tc>
          <w:tcPr>
            <w:tcW w:w="630" w:type="dxa"/>
            <w:tcBorders>
              <w:left w:val="single" w:sz="4" w:space="0" w:color="auto"/>
              <w:right w:val="single" w:sz="4" w:space="0" w:color="auto"/>
            </w:tcBorders>
            <w:shd w:val="clear" w:color="auto" w:fill="auto"/>
          </w:tcPr>
          <w:p w:rsidR="00E81914" w:rsidRPr="002660F5" w:rsidRDefault="00E81914" w:rsidP="00EE6D14">
            <w:pPr>
              <w:jc w:val="center"/>
              <w:rPr>
                <w:ins w:id="1594" w:author="CSE" w:date="2014-03-19T15:48:00Z"/>
              </w:rPr>
            </w:pPr>
            <w:ins w:id="1595" w:author="CSE" w:date="2014-03-19T15:48:00Z">
              <w:r>
                <w:t>90.8</w:t>
              </w:r>
            </w:ins>
          </w:p>
        </w:tc>
        <w:tc>
          <w:tcPr>
            <w:tcW w:w="810" w:type="dxa"/>
            <w:tcBorders>
              <w:left w:val="single" w:sz="4" w:space="0" w:color="auto"/>
            </w:tcBorders>
            <w:shd w:val="clear" w:color="auto" w:fill="auto"/>
          </w:tcPr>
          <w:p w:rsidR="00E81914" w:rsidRPr="002660F5" w:rsidRDefault="00E81914" w:rsidP="00EE6D14">
            <w:pPr>
              <w:jc w:val="center"/>
              <w:rPr>
                <w:ins w:id="1596" w:author="CSE" w:date="2014-03-19T15:48:00Z"/>
              </w:rPr>
            </w:pPr>
            <w:ins w:id="1597" w:author="CSE" w:date="2014-03-19T15:48:00Z">
              <w:r>
                <w:t>91.2</w:t>
              </w:r>
            </w:ins>
          </w:p>
        </w:tc>
        <w:tc>
          <w:tcPr>
            <w:tcW w:w="810" w:type="dxa"/>
            <w:tcBorders>
              <w:right w:val="single" w:sz="4" w:space="0" w:color="auto"/>
            </w:tcBorders>
            <w:shd w:val="clear" w:color="auto" w:fill="auto"/>
          </w:tcPr>
          <w:p w:rsidR="00E81914" w:rsidRPr="002660F5" w:rsidRDefault="00E81914" w:rsidP="00EE6D14">
            <w:pPr>
              <w:jc w:val="center"/>
              <w:rPr>
                <w:ins w:id="1598" w:author="CSE" w:date="2014-03-19T15:48:00Z"/>
              </w:rPr>
            </w:pPr>
            <w:ins w:id="1599" w:author="CSE" w:date="2014-03-19T15:48:00Z">
              <w:r>
                <w:t>87.4</w:t>
              </w:r>
            </w:ins>
          </w:p>
        </w:tc>
        <w:tc>
          <w:tcPr>
            <w:tcW w:w="630" w:type="dxa"/>
            <w:tcBorders>
              <w:left w:val="single" w:sz="4" w:space="0" w:color="auto"/>
              <w:right w:val="single" w:sz="4" w:space="0" w:color="auto"/>
            </w:tcBorders>
            <w:shd w:val="clear" w:color="auto" w:fill="auto"/>
          </w:tcPr>
          <w:p w:rsidR="00E81914" w:rsidRPr="002660F5" w:rsidRDefault="00E81914" w:rsidP="00EE6D14">
            <w:pPr>
              <w:jc w:val="center"/>
              <w:rPr>
                <w:ins w:id="1600" w:author="CSE" w:date="2014-03-19T15:48:00Z"/>
              </w:rPr>
            </w:pPr>
            <w:ins w:id="1601" w:author="CSE" w:date="2014-03-19T15:48:00Z">
              <w:r>
                <w:t>82.1</w:t>
              </w:r>
            </w:ins>
          </w:p>
        </w:tc>
        <w:tc>
          <w:tcPr>
            <w:tcW w:w="990" w:type="dxa"/>
            <w:tcBorders>
              <w:left w:val="single" w:sz="4" w:space="0" w:color="auto"/>
            </w:tcBorders>
            <w:shd w:val="clear" w:color="auto" w:fill="auto"/>
          </w:tcPr>
          <w:p w:rsidR="00E81914" w:rsidRPr="002660F5" w:rsidRDefault="00E81914" w:rsidP="00EE6D14">
            <w:pPr>
              <w:jc w:val="center"/>
              <w:rPr>
                <w:ins w:id="1602" w:author="CSE" w:date="2014-03-19T15:48:00Z"/>
              </w:rPr>
            </w:pPr>
            <w:ins w:id="1603" w:author="CSE" w:date="2014-03-19T15:48:00Z">
              <w:r>
                <w:t>83.1</w:t>
              </w:r>
            </w:ins>
          </w:p>
        </w:tc>
        <w:tc>
          <w:tcPr>
            <w:tcW w:w="810" w:type="dxa"/>
            <w:tcBorders>
              <w:right w:val="single" w:sz="4" w:space="0" w:color="auto"/>
            </w:tcBorders>
            <w:shd w:val="clear" w:color="auto" w:fill="auto"/>
          </w:tcPr>
          <w:p w:rsidR="00E81914" w:rsidRPr="002660F5" w:rsidRDefault="00E81914" w:rsidP="00EE6D14">
            <w:pPr>
              <w:jc w:val="center"/>
              <w:rPr>
                <w:ins w:id="1604" w:author="CSE" w:date="2014-03-19T15:48:00Z"/>
              </w:rPr>
            </w:pPr>
            <w:ins w:id="1605" w:author="CSE" w:date="2014-03-19T15:48:00Z">
              <w:r>
                <w:t>88.1</w:t>
              </w:r>
            </w:ins>
          </w:p>
        </w:tc>
        <w:tc>
          <w:tcPr>
            <w:tcW w:w="630" w:type="dxa"/>
            <w:tcBorders>
              <w:left w:val="single" w:sz="4" w:space="0" w:color="auto"/>
              <w:right w:val="single" w:sz="4" w:space="0" w:color="auto"/>
            </w:tcBorders>
            <w:shd w:val="clear" w:color="auto" w:fill="auto"/>
          </w:tcPr>
          <w:p w:rsidR="00E81914" w:rsidRPr="002660F5" w:rsidRDefault="00E81914" w:rsidP="00EE6D14">
            <w:pPr>
              <w:jc w:val="center"/>
              <w:rPr>
                <w:ins w:id="1606" w:author="CSE" w:date="2014-03-19T15:48:00Z"/>
              </w:rPr>
            </w:pPr>
            <w:ins w:id="1607" w:author="CSE" w:date="2014-03-19T15:48:00Z">
              <w:r>
                <w:t>86.4</w:t>
              </w:r>
            </w:ins>
          </w:p>
        </w:tc>
        <w:tc>
          <w:tcPr>
            <w:tcW w:w="810" w:type="dxa"/>
            <w:tcBorders>
              <w:left w:val="single" w:sz="4" w:space="0" w:color="auto"/>
            </w:tcBorders>
            <w:shd w:val="clear" w:color="auto" w:fill="auto"/>
          </w:tcPr>
          <w:p w:rsidR="00E81914" w:rsidRPr="002660F5" w:rsidRDefault="00E81914" w:rsidP="00EE6D14">
            <w:pPr>
              <w:jc w:val="center"/>
              <w:rPr>
                <w:ins w:id="1608" w:author="CSE" w:date="2014-03-19T15:48:00Z"/>
              </w:rPr>
            </w:pPr>
            <w:ins w:id="1609" w:author="CSE" w:date="2014-03-19T15:48:00Z">
              <w:r>
                <w:t>86.7</w:t>
              </w:r>
            </w:ins>
          </w:p>
        </w:tc>
      </w:tr>
      <w:tr w:rsidR="00E81914" w:rsidTr="00EE6D14">
        <w:trPr>
          <w:ins w:id="1610" w:author="CSE" w:date="2014-03-19T15:48:00Z"/>
        </w:trPr>
        <w:tc>
          <w:tcPr>
            <w:tcW w:w="828" w:type="dxa"/>
            <w:shd w:val="clear" w:color="auto" w:fill="auto"/>
          </w:tcPr>
          <w:p w:rsidR="00E81914" w:rsidRPr="005C7718" w:rsidRDefault="00E81914" w:rsidP="00EE6D14">
            <w:pPr>
              <w:jc w:val="center"/>
              <w:rPr>
                <w:ins w:id="1611" w:author="CSE" w:date="2014-03-19T15:48:00Z"/>
                <w:b/>
                <w:bCs/>
              </w:rPr>
            </w:pPr>
            <w:ins w:id="1612" w:author="CSE" w:date="2014-03-19T15:48:00Z">
              <w:r>
                <w:rPr>
                  <w:b/>
                  <w:bCs/>
                </w:rPr>
                <w:t>I1</w:t>
              </w:r>
            </w:ins>
          </w:p>
        </w:tc>
        <w:tc>
          <w:tcPr>
            <w:tcW w:w="900" w:type="dxa"/>
            <w:shd w:val="clear" w:color="auto" w:fill="auto"/>
          </w:tcPr>
          <w:p w:rsidR="00E81914" w:rsidRPr="002660F5" w:rsidRDefault="00E81914" w:rsidP="00EE6D14">
            <w:pPr>
              <w:jc w:val="center"/>
              <w:rPr>
                <w:ins w:id="1613" w:author="CSE" w:date="2014-03-19T15:48:00Z"/>
              </w:rPr>
            </w:pPr>
            <w:ins w:id="1614" w:author="CSE" w:date="2014-03-19T15:48:00Z">
              <w:r>
                <w:t>48</w:t>
              </w:r>
            </w:ins>
          </w:p>
        </w:tc>
        <w:tc>
          <w:tcPr>
            <w:tcW w:w="1530" w:type="dxa"/>
            <w:shd w:val="clear" w:color="auto" w:fill="auto"/>
          </w:tcPr>
          <w:p w:rsidR="00E81914" w:rsidRPr="002660F5" w:rsidRDefault="00E81914" w:rsidP="00EE6D14">
            <w:pPr>
              <w:jc w:val="center"/>
              <w:rPr>
                <w:ins w:id="1615" w:author="CSE" w:date="2014-03-19T15:48:00Z"/>
              </w:rPr>
            </w:pPr>
            <w:ins w:id="1616" w:author="CSE" w:date="2014-03-19T15:48:00Z">
              <w:r>
                <w:t>1920 - 5982</w:t>
              </w:r>
            </w:ins>
          </w:p>
        </w:tc>
        <w:tc>
          <w:tcPr>
            <w:tcW w:w="810" w:type="dxa"/>
            <w:tcBorders>
              <w:right w:val="single" w:sz="4" w:space="0" w:color="auto"/>
            </w:tcBorders>
            <w:shd w:val="clear" w:color="auto" w:fill="auto"/>
          </w:tcPr>
          <w:p w:rsidR="00E81914" w:rsidRPr="002660F5" w:rsidRDefault="00E81914" w:rsidP="00EE6D14">
            <w:pPr>
              <w:keepNext/>
              <w:jc w:val="center"/>
              <w:rPr>
                <w:ins w:id="1617" w:author="CSE" w:date="2014-03-19T15:48:00Z"/>
              </w:rPr>
            </w:pPr>
            <w:ins w:id="1618" w:author="CSE" w:date="2014-03-19T15:48:00Z">
              <w:r>
                <w:t>96.8</w:t>
              </w:r>
            </w:ins>
          </w:p>
        </w:tc>
        <w:tc>
          <w:tcPr>
            <w:tcW w:w="630" w:type="dxa"/>
            <w:tcBorders>
              <w:left w:val="single" w:sz="4" w:space="0" w:color="auto"/>
              <w:right w:val="single" w:sz="4" w:space="0" w:color="auto"/>
            </w:tcBorders>
            <w:shd w:val="clear" w:color="auto" w:fill="auto"/>
          </w:tcPr>
          <w:p w:rsidR="00E81914" w:rsidRPr="002660F5" w:rsidRDefault="00E81914" w:rsidP="00EE6D14">
            <w:pPr>
              <w:keepNext/>
              <w:jc w:val="center"/>
              <w:rPr>
                <w:ins w:id="1619" w:author="CSE" w:date="2014-03-19T15:48:00Z"/>
              </w:rPr>
            </w:pPr>
            <w:ins w:id="1620" w:author="CSE" w:date="2014-03-19T15:48:00Z">
              <w:r>
                <w:t>91.6</w:t>
              </w:r>
            </w:ins>
          </w:p>
        </w:tc>
        <w:tc>
          <w:tcPr>
            <w:tcW w:w="810" w:type="dxa"/>
            <w:tcBorders>
              <w:left w:val="single" w:sz="4" w:space="0" w:color="auto"/>
            </w:tcBorders>
            <w:shd w:val="clear" w:color="auto" w:fill="auto"/>
          </w:tcPr>
          <w:p w:rsidR="00E81914" w:rsidRPr="002660F5" w:rsidRDefault="00E81914" w:rsidP="00EE6D14">
            <w:pPr>
              <w:keepNext/>
              <w:jc w:val="center"/>
              <w:rPr>
                <w:ins w:id="1621" w:author="CSE" w:date="2014-03-19T15:48:00Z"/>
              </w:rPr>
            </w:pPr>
            <w:ins w:id="1622" w:author="CSE" w:date="2014-03-19T15:48:00Z">
              <w:r>
                <w:t>95.2</w:t>
              </w:r>
            </w:ins>
          </w:p>
        </w:tc>
        <w:tc>
          <w:tcPr>
            <w:tcW w:w="810" w:type="dxa"/>
            <w:tcBorders>
              <w:right w:val="single" w:sz="4" w:space="0" w:color="auto"/>
            </w:tcBorders>
            <w:shd w:val="clear" w:color="auto" w:fill="auto"/>
          </w:tcPr>
          <w:p w:rsidR="00E81914" w:rsidRPr="002660F5" w:rsidRDefault="00E81914" w:rsidP="00EE6D14">
            <w:pPr>
              <w:keepNext/>
              <w:jc w:val="center"/>
              <w:rPr>
                <w:ins w:id="1623" w:author="CSE" w:date="2014-03-19T15:48:00Z"/>
              </w:rPr>
            </w:pPr>
            <w:ins w:id="1624" w:author="CSE" w:date="2014-03-19T15:48:00Z">
              <w:r>
                <w:t>83.1</w:t>
              </w:r>
            </w:ins>
          </w:p>
        </w:tc>
        <w:tc>
          <w:tcPr>
            <w:tcW w:w="630" w:type="dxa"/>
            <w:tcBorders>
              <w:left w:val="single" w:sz="4" w:space="0" w:color="auto"/>
              <w:right w:val="single" w:sz="4" w:space="0" w:color="auto"/>
            </w:tcBorders>
            <w:shd w:val="clear" w:color="auto" w:fill="auto"/>
          </w:tcPr>
          <w:p w:rsidR="00E81914" w:rsidRPr="002660F5" w:rsidRDefault="00E81914" w:rsidP="00EE6D14">
            <w:pPr>
              <w:keepNext/>
              <w:jc w:val="center"/>
              <w:rPr>
                <w:ins w:id="1625" w:author="CSE" w:date="2014-03-19T15:48:00Z"/>
              </w:rPr>
            </w:pPr>
            <w:ins w:id="1626" w:author="CSE" w:date="2014-03-19T15:48:00Z">
              <w:r>
                <w:t>78.3</w:t>
              </w:r>
            </w:ins>
          </w:p>
        </w:tc>
        <w:tc>
          <w:tcPr>
            <w:tcW w:w="990" w:type="dxa"/>
            <w:tcBorders>
              <w:left w:val="single" w:sz="4" w:space="0" w:color="auto"/>
            </w:tcBorders>
            <w:shd w:val="clear" w:color="auto" w:fill="auto"/>
          </w:tcPr>
          <w:p w:rsidR="00E81914" w:rsidRPr="002660F5" w:rsidRDefault="00E81914" w:rsidP="00EE6D14">
            <w:pPr>
              <w:keepNext/>
              <w:jc w:val="center"/>
              <w:rPr>
                <w:ins w:id="1627" w:author="CSE" w:date="2014-03-19T15:48:00Z"/>
              </w:rPr>
            </w:pPr>
            <w:ins w:id="1628" w:author="CSE" w:date="2014-03-19T15:48:00Z">
              <w:r>
                <w:t>80.1</w:t>
              </w:r>
            </w:ins>
          </w:p>
        </w:tc>
        <w:tc>
          <w:tcPr>
            <w:tcW w:w="810" w:type="dxa"/>
            <w:tcBorders>
              <w:right w:val="single" w:sz="4" w:space="0" w:color="auto"/>
            </w:tcBorders>
            <w:shd w:val="clear" w:color="auto" w:fill="auto"/>
          </w:tcPr>
          <w:p w:rsidR="00E81914" w:rsidRPr="002660F5" w:rsidRDefault="00E81914" w:rsidP="00EE6D14">
            <w:pPr>
              <w:keepNext/>
              <w:jc w:val="center"/>
              <w:rPr>
                <w:ins w:id="1629" w:author="CSE" w:date="2014-03-19T15:48:00Z"/>
              </w:rPr>
            </w:pPr>
            <w:ins w:id="1630" w:author="CSE" w:date="2014-03-19T15:48:00Z">
              <w:r>
                <w:t>84.3</w:t>
              </w:r>
            </w:ins>
          </w:p>
        </w:tc>
        <w:tc>
          <w:tcPr>
            <w:tcW w:w="630" w:type="dxa"/>
            <w:tcBorders>
              <w:left w:val="single" w:sz="4" w:space="0" w:color="auto"/>
              <w:right w:val="single" w:sz="4" w:space="0" w:color="auto"/>
            </w:tcBorders>
            <w:shd w:val="clear" w:color="auto" w:fill="auto"/>
          </w:tcPr>
          <w:p w:rsidR="00E81914" w:rsidRPr="002660F5" w:rsidRDefault="00E81914" w:rsidP="00EE6D14">
            <w:pPr>
              <w:keepNext/>
              <w:jc w:val="center"/>
              <w:rPr>
                <w:ins w:id="1631" w:author="CSE" w:date="2014-03-19T15:48:00Z"/>
              </w:rPr>
            </w:pPr>
            <w:ins w:id="1632" w:author="CSE" w:date="2014-03-19T15:48:00Z">
              <w:r>
                <w:t>81.1</w:t>
              </w:r>
            </w:ins>
          </w:p>
        </w:tc>
        <w:tc>
          <w:tcPr>
            <w:tcW w:w="810" w:type="dxa"/>
            <w:tcBorders>
              <w:left w:val="single" w:sz="4" w:space="0" w:color="auto"/>
            </w:tcBorders>
            <w:shd w:val="clear" w:color="auto" w:fill="auto"/>
          </w:tcPr>
          <w:p w:rsidR="00E81914" w:rsidRPr="002660F5" w:rsidRDefault="00E81914" w:rsidP="00EE6D14">
            <w:pPr>
              <w:keepNext/>
              <w:jc w:val="center"/>
              <w:rPr>
                <w:ins w:id="1633" w:author="CSE" w:date="2014-03-19T15:48:00Z"/>
              </w:rPr>
            </w:pPr>
            <w:ins w:id="1634" w:author="CSE" w:date="2014-03-19T15:48:00Z">
              <w:r>
                <w:t>82.9</w:t>
              </w:r>
            </w:ins>
          </w:p>
        </w:tc>
      </w:tr>
      <w:tr w:rsidR="00E81914" w:rsidTr="00EE6D14">
        <w:trPr>
          <w:ins w:id="1635" w:author="CSE" w:date="2014-03-19T15:48:00Z"/>
        </w:trPr>
        <w:tc>
          <w:tcPr>
            <w:tcW w:w="828" w:type="dxa"/>
            <w:shd w:val="clear" w:color="auto" w:fill="C0C0C0"/>
          </w:tcPr>
          <w:p w:rsidR="00E81914" w:rsidRPr="005C7718" w:rsidRDefault="00E81914" w:rsidP="00EE6D14">
            <w:pPr>
              <w:jc w:val="center"/>
              <w:rPr>
                <w:ins w:id="1636" w:author="CSE" w:date="2014-03-19T15:48:00Z"/>
                <w:b/>
                <w:bCs/>
              </w:rPr>
            </w:pPr>
            <w:ins w:id="1637" w:author="CSE" w:date="2014-03-19T15:48:00Z">
              <w:r w:rsidRPr="005C7718">
                <w:rPr>
                  <w:b/>
                  <w:bCs/>
                </w:rPr>
                <w:t>Aggregate</w:t>
              </w:r>
            </w:ins>
          </w:p>
        </w:tc>
        <w:tc>
          <w:tcPr>
            <w:tcW w:w="900" w:type="dxa"/>
            <w:shd w:val="clear" w:color="auto" w:fill="C0C0C0"/>
          </w:tcPr>
          <w:p w:rsidR="00E81914" w:rsidRPr="002660F5" w:rsidRDefault="00E81914" w:rsidP="00EE6D14">
            <w:pPr>
              <w:jc w:val="center"/>
              <w:rPr>
                <w:ins w:id="1638" w:author="CSE" w:date="2014-03-19T15:48:00Z"/>
              </w:rPr>
            </w:pPr>
            <w:ins w:id="1639" w:author="CSE" w:date="2014-03-19T15:48:00Z">
              <w:r>
                <w:t>456</w:t>
              </w:r>
            </w:ins>
          </w:p>
        </w:tc>
        <w:tc>
          <w:tcPr>
            <w:tcW w:w="1530" w:type="dxa"/>
            <w:shd w:val="clear" w:color="auto" w:fill="C0C0C0"/>
          </w:tcPr>
          <w:p w:rsidR="00E81914" w:rsidRPr="002660F5" w:rsidRDefault="00E81914" w:rsidP="00EE6D14">
            <w:pPr>
              <w:jc w:val="center"/>
              <w:rPr>
                <w:ins w:id="1640" w:author="CSE" w:date="2014-03-19T15:48:00Z"/>
              </w:rPr>
            </w:pPr>
            <w:ins w:id="1641" w:author="CSE" w:date="2014-03-19T15:48:00Z">
              <w:r>
                <w:t>252 – 12373</w:t>
              </w:r>
            </w:ins>
          </w:p>
        </w:tc>
        <w:tc>
          <w:tcPr>
            <w:tcW w:w="810" w:type="dxa"/>
            <w:tcBorders>
              <w:right w:val="single" w:sz="4" w:space="0" w:color="auto"/>
            </w:tcBorders>
            <w:shd w:val="clear" w:color="auto" w:fill="C0C0C0"/>
          </w:tcPr>
          <w:p w:rsidR="00E81914" w:rsidRPr="002660F5" w:rsidRDefault="00E81914" w:rsidP="00EE6D14">
            <w:pPr>
              <w:keepNext/>
              <w:jc w:val="center"/>
              <w:rPr>
                <w:ins w:id="1642" w:author="CSE" w:date="2014-03-19T15:48:00Z"/>
              </w:rPr>
            </w:pPr>
            <w:ins w:id="1643" w:author="CSE" w:date="2014-03-19T15:48:00Z">
              <w:r>
                <w:t>96.0</w:t>
              </w:r>
            </w:ins>
          </w:p>
        </w:tc>
        <w:tc>
          <w:tcPr>
            <w:tcW w:w="630" w:type="dxa"/>
            <w:tcBorders>
              <w:left w:val="single" w:sz="4" w:space="0" w:color="auto"/>
              <w:right w:val="single" w:sz="4" w:space="0" w:color="auto"/>
            </w:tcBorders>
            <w:shd w:val="clear" w:color="auto" w:fill="C0C0C0"/>
          </w:tcPr>
          <w:p w:rsidR="00E81914" w:rsidRPr="002660F5" w:rsidRDefault="00E81914" w:rsidP="00EE6D14">
            <w:pPr>
              <w:keepNext/>
              <w:jc w:val="center"/>
              <w:rPr>
                <w:ins w:id="1644" w:author="CSE" w:date="2014-03-19T15:48:00Z"/>
              </w:rPr>
            </w:pPr>
            <w:ins w:id="1645" w:author="CSE" w:date="2014-03-19T15:48:00Z">
              <w:r>
                <w:t>94.3</w:t>
              </w:r>
            </w:ins>
          </w:p>
        </w:tc>
        <w:tc>
          <w:tcPr>
            <w:tcW w:w="810" w:type="dxa"/>
            <w:tcBorders>
              <w:left w:val="single" w:sz="4" w:space="0" w:color="auto"/>
            </w:tcBorders>
            <w:shd w:val="clear" w:color="auto" w:fill="C0C0C0"/>
          </w:tcPr>
          <w:p w:rsidR="00E81914" w:rsidRPr="002660F5" w:rsidRDefault="00E81914" w:rsidP="00EE6D14">
            <w:pPr>
              <w:keepNext/>
              <w:jc w:val="center"/>
              <w:rPr>
                <w:ins w:id="1646" w:author="CSE" w:date="2014-03-19T15:48:00Z"/>
              </w:rPr>
            </w:pPr>
            <w:ins w:id="1647" w:author="CSE" w:date="2014-03-19T15:48:00Z">
              <w:r>
                <w:t>95.0</w:t>
              </w:r>
            </w:ins>
          </w:p>
        </w:tc>
        <w:tc>
          <w:tcPr>
            <w:tcW w:w="810" w:type="dxa"/>
            <w:tcBorders>
              <w:right w:val="single" w:sz="4" w:space="0" w:color="auto"/>
            </w:tcBorders>
            <w:shd w:val="clear" w:color="auto" w:fill="C0C0C0"/>
          </w:tcPr>
          <w:p w:rsidR="00E81914" w:rsidRPr="002660F5" w:rsidRDefault="00E81914" w:rsidP="00EE6D14">
            <w:pPr>
              <w:keepNext/>
              <w:jc w:val="center"/>
              <w:rPr>
                <w:ins w:id="1648" w:author="CSE" w:date="2014-03-19T15:48:00Z"/>
              </w:rPr>
            </w:pPr>
            <w:ins w:id="1649" w:author="CSE" w:date="2014-03-19T15:48:00Z">
              <w:r>
                <w:t>88.5</w:t>
              </w:r>
            </w:ins>
          </w:p>
        </w:tc>
        <w:tc>
          <w:tcPr>
            <w:tcW w:w="630" w:type="dxa"/>
            <w:tcBorders>
              <w:left w:val="single" w:sz="4" w:space="0" w:color="auto"/>
              <w:right w:val="single" w:sz="4" w:space="0" w:color="auto"/>
            </w:tcBorders>
            <w:shd w:val="clear" w:color="auto" w:fill="C0C0C0"/>
          </w:tcPr>
          <w:p w:rsidR="00E81914" w:rsidRPr="002660F5" w:rsidRDefault="00E81914" w:rsidP="00EE6D14">
            <w:pPr>
              <w:keepNext/>
              <w:jc w:val="center"/>
              <w:rPr>
                <w:ins w:id="1650" w:author="CSE" w:date="2014-03-19T15:48:00Z"/>
              </w:rPr>
            </w:pPr>
            <w:ins w:id="1651" w:author="CSE" w:date="2014-03-19T15:48:00Z">
              <w:r>
                <w:t>84.6</w:t>
              </w:r>
            </w:ins>
          </w:p>
        </w:tc>
        <w:tc>
          <w:tcPr>
            <w:tcW w:w="990" w:type="dxa"/>
            <w:tcBorders>
              <w:left w:val="single" w:sz="4" w:space="0" w:color="auto"/>
            </w:tcBorders>
            <w:shd w:val="clear" w:color="auto" w:fill="C0C0C0"/>
          </w:tcPr>
          <w:p w:rsidR="00E81914" w:rsidRPr="002660F5" w:rsidRDefault="00E81914" w:rsidP="00EE6D14">
            <w:pPr>
              <w:keepNext/>
              <w:jc w:val="center"/>
              <w:rPr>
                <w:ins w:id="1652" w:author="CSE" w:date="2014-03-19T15:48:00Z"/>
              </w:rPr>
            </w:pPr>
            <w:ins w:id="1653" w:author="CSE" w:date="2014-03-19T15:48:00Z">
              <w:r>
                <w:t>86.0</w:t>
              </w:r>
            </w:ins>
          </w:p>
        </w:tc>
        <w:tc>
          <w:tcPr>
            <w:tcW w:w="810" w:type="dxa"/>
            <w:tcBorders>
              <w:right w:val="single" w:sz="4" w:space="0" w:color="auto"/>
            </w:tcBorders>
            <w:shd w:val="clear" w:color="auto" w:fill="C0C0C0"/>
          </w:tcPr>
          <w:p w:rsidR="00E81914" w:rsidRPr="002660F5" w:rsidRDefault="00E81914" w:rsidP="00EE6D14">
            <w:pPr>
              <w:keepNext/>
              <w:jc w:val="center"/>
              <w:rPr>
                <w:ins w:id="1654" w:author="CSE" w:date="2014-03-19T15:48:00Z"/>
              </w:rPr>
            </w:pPr>
            <w:ins w:id="1655" w:author="CSE" w:date="2014-03-19T15:48:00Z">
              <w:r>
                <w:t>87.8</w:t>
              </w:r>
            </w:ins>
          </w:p>
        </w:tc>
        <w:tc>
          <w:tcPr>
            <w:tcW w:w="630" w:type="dxa"/>
            <w:tcBorders>
              <w:left w:val="single" w:sz="4" w:space="0" w:color="auto"/>
              <w:right w:val="single" w:sz="4" w:space="0" w:color="auto"/>
            </w:tcBorders>
            <w:shd w:val="clear" w:color="auto" w:fill="C0C0C0"/>
          </w:tcPr>
          <w:p w:rsidR="00E81914" w:rsidRPr="002660F5" w:rsidRDefault="00E81914" w:rsidP="00EE6D14">
            <w:pPr>
              <w:keepNext/>
              <w:jc w:val="center"/>
              <w:rPr>
                <w:ins w:id="1656" w:author="CSE" w:date="2014-03-19T15:48:00Z"/>
              </w:rPr>
            </w:pPr>
            <w:ins w:id="1657" w:author="CSE" w:date="2014-03-19T15:48:00Z">
              <w:r>
                <w:t>84.5</w:t>
              </w:r>
            </w:ins>
          </w:p>
        </w:tc>
        <w:tc>
          <w:tcPr>
            <w:tcW w:w="810" w:type="dxa"/>
            <w:tcBorders>
              <w:left w:val="single" w:sz="4" w:space="0" w:color="auto"/>
            </w:tcBorders>
            <w:shd w:val="clear" w:color="auto" w:fill="C0C0C0"/>
          </w:tcPr>
          <w:p w:rsidR="00E81914" w:rsidRPr="002660F5" w:rsidRDefault="00E81914" w:rsidP="00EE6D14">
            <w:pPr>
              <w:keepNext/>
              <w:jc w:val="center"/>
              <w:rPr>
                <w:ins w:id="1658" w:author="CSE" w:date="2014-03-19T15:48:00Z"/>
              </w:rPr>
            </w:pPr>
            <w:ins w:id="1659" w:author="CSE" w:date="2014-03-19T15:48:00Z">
              <w:r>
                <w:t>86.0</w:t>
              </w:r>
            </w:ins>
          </w:p>
        </w:tc>
      </w:tr>
    </w:tbl>
    <w:p w:rsidR="00E81914" w:rsidRDefault="00E81914">
      <w:pPr>
        <w:pStyle w:val="Caption"/>
        <w:framePr w:w="10138" w:hSpace="187" w:wrap="notBeside" w:vAnchor="page" w:hAnchor="page" w:x="977" w:y="5623"/>
        <w:pPrChange w:id="1660" w:author="CSE" w:date="2014-03-19T15:48:00Z">
          <w:pPr>
            <w:pStyle w:val="Caption"/>
            <w:framePr w:w="10138" w:hSpace="187" w:wrap="notBeside" w:vAnchor="page" w:hAnchor="page" w:x="1081" w:y="5545"/>
          </w:pPr>
        </w:pPrChange>
      </w:pPr>
      <w:proofErr w:type="gramStart"/>
      <w:r>
        <w:t xml:space="preserve">Table 2: </w:t>
      </w:r>
      <w:del w:id="1661" w:author="shwetak" w:date="2014-03-19T15:21:00Z">
        <w:r w:rsidDel="00DB34AA">
          <w:delText>Summary of in</w:delText>
        </w:r>
      </w:del>
      <w:ins w:id="1662" w:author="shwetak" w:date="2014-03-19T15:21:00Z">
        <w:r>
          <w:t>In-</w:t>
        </w:r>
      </w:ins>
      <w:del w:id="1663" w:author="shwetak" w:date="2014-03-19T15:21:00Z">
        <w:r w:rsidDel="00DB34AA">
          <w:delText xml:space="preserve"> </w:delText>
        </w:r>
      </w:del>
      <w:r>
        <w:t>home deployment result</w:t>
      </w:r>
      <w:ins w:id="1664" w:author="CSE" w:date="2014-03-19T15:54:00Z">
        <w:r w:rsidR="00EE6D14">
          <w:t>s</w:t>
        </w:r>
      </w:ins>
      <w:del w:id="1665" w:author="CSE" w:date="2014-03-19T15:54:00Z">
        <w:r w:rsidDel="00EE6D14">
          <w:delText>s</w:delText>
        </w:r>
      </w:del>
      <w:r>
        <w:t>.</w:t>
      </w:r>
      <w:proofErr w:type="gramEnd"/>
      <w:ins w:id="1666" w:author="shwetak" w:date="2014-03-19T15:21:00Z">
        <w:r>
          <w:t xml:space="preserve"> The results are show</w:t>
        </w:r>
      </w:ins>
      <w:ins w:id="1667" w:author="CSE" w:date="2014-03-19T15:34:00Z">
        <w:r>
          <w:t>n</w:t>
        </w:r>
      </w:ins>
      <w:ins w:id="1668" w:author="shwetak" w:date="2014-03-19T15:21:00Z">
        <w:r>
          <w:t xml:space="preserve"> with two calibrator</w:t>
        </w:r>
      </w:ins>
      <w:ins w:id="1669" w:author="CSE" w:date="2014-03-19T15:34:00Z">
        <w:r>
          <w:t>s</w:t>
        </w:r>
      </w:ins>
      <w:ins w:id="1670" w:author="shwetak" w:date="2014-03-19T15:22:00Z">
        <w:r>
          <w:t xml:space="preserve"> (one on each electrical phase)</w:t>
        </w:r>
      </w:ins>
      <w:ins w:id="1671" w:author="shwetak" w:date="2014-03-19T15:21:00Z">
        <w:r>
          <w:t xml:space="preserve"> and </w:t>
        </w:r>
      </w:ins>
      <w:ins w:id="1672" w:author="shwetak" w:date="2014-03-19T15:22:00Z">
        <w:r>
          <w:t xml:space="preserve">a </w:t>
        </w:r>
      </w:ins>
      <w:ins w:id="1673" w:author="shwetak" w:date="2014-03-19T15:21:00Z">
        <w:r>
          <w:t>single calibrator</w:t>
        </w:r>
      </w:ins>
      <w:ins w:id="1674" w:author="CSE" w:date="2014-03-19T15:57:00Z">
        <w:r w:rsidR="00D93F1A">
          <w:t xml:space="preserve"> </w:t>
        </w:r>
        <w:r w:rsidR="00D93F1A" w:rsidRPr="00E52750">
          <w:rPr>
            <w:szCs w:val="18"/>
          </w:rPr>
          <w:t>(* 7 days deployment)</w:t>
        </w:r>
      </w:ins>
      <w:ins w:id="1675" w:author="shwetak" w:date="2014-03-19T15:21:00Z">
        <w:r>
          <w:t>.</w:t>
        </w:r>
      </w:ins>
    </w:p>
    <w:p w:rsidR="003A5B6A" w:rsidDel="00E81914" w:rsidRDefault="003A5B6A" w:rsidP="00FD7054">
      <w:pPr>
        <w:rPr>
          <w:del w:id="1676" w:author="CSE" w:date="2014-03-19T15:49:00Z"/>
        </w:rPr>
      </w:pPr>
      <w:del w:id="1677" w:author="CSE" w:date="2014-03-19T15:49:00Z">
        <w:r w:rsidRPr="00FD7054" w:rsidDel="00E81914">
          <w:delText xml:space="preserve">From Table 2, we see that </w:delText>
        </w:r>
        <w:r w:rsidR="005D27C2" w:rsidDel="00E81914">
          <w:delText>the</w:delText>
        </w:r>
        <w:r w:rsidRPr="00FD7054" w:rsidDel="00E81914">
          <w:delText xml:space="preserve"> average accuracy across all the deployment</w:delText>
        </w:r>
        <w:r w:rsidR="00240ECB" w:rsidDel="00E81914">
          <w:delText>s while using two calibrators</w:delText>
        </w:r>
        <w:r w:rsidRPr="00FD7054" w:rsidDel="00E81914">
          <w:delText xml:space="preserve"> is </w:delText>
        </w:r>
        <w:r w:rsidR="004B7837" w:rsidRPr="004B7837" w:rsidDel="00E81914">
          <w:delText>95.0</w:delText>
        </w:r>
        <w:r w:rsidRPr="004B7837" w:rsidDel="00E81914">
          <w:delText>%.</w:delText>
        </w:r>
        <w:r w:rsidRPr="00FD7054" w:rsidDel="00E81914">
          <w:delText xml:space="preserve"> This shows the robustness of our sy</w:delText>
        </w:r>
        <w:r w:rsidR="005D27C2" w:rsidDel="00E81914">
          <w:delText>stem in predicting real power across</w:delText>
        </w:r>
        <w:r w:rsidRPr="00FD7054" w:rsidDel="00E81914">
          <w:delText xml:space="preserve"> di</w:delText>
        </w:r>
        <w:r w:rsidR="00C77840" w:rsidDel="00E81914">
          <w:delText>fferent breaker panels and placement</w:delText>
        </w:r>
        <w:r w:rsidDel="00E81914">
          <w:delText>.</w:delText>
        </w:r>
        <w:r w:rsidR="00240ECB" w:rsidDel="00E81914">
          <w:delText xml:space="preserve"> It should be noted that </w:delText>
        </w:r>
        <w:r w:rsidR="00536642" w:rsidDel="00E81914">
          <w:fldChar w:fldCharType="begin" w:fldLock="1"/>
        </w:r>
        <w:r w:rsidR="004A7914" w:rsidRPr="00A83550" w:rsidDel="00E81914">
          <w:rPr>
            <w:caps/>
          </w:rPr>
          <w:delInstrText>ADDIN CSL_CITATION { "citationItems" : [ { "id" : "ITEM-1", "itemData" : { "DOI" : "10.</w:delInstrText>
        </w:r>
        <w:r w:rsidR="004A7914" w:rsidRPr="00E81914" w:rsidDel="00E81914">
          <w:rPr>
            <w:caps/>
            <w:rPrChange w:id="1678" w:author="CSE" w:date="2014-03-19T15:49:00Z">
              <w:rPr/>
            </w:rPrChange>
          </w:rPr>
          <w:delInstrText>1145/1753326.1753700", "ISBN" : "9781605589299", "author" : [ { "dropping-particle" : "", "family" : "Patel", "given" : "Shwetak N.", "non-dropping-particle" : "", "parse-names" : false, "suffix" : "" }, { "dropping-particle" : "", "family" : "Gupta", "given" : "Sidhant", "non-dropping-particle" : "", "parse-names" : false, "suffix" : "" }, { "dropping-particle" : "", "family" : "Reynolds", "given" : "Matthew S.", "non-dropping-particle" : "", "parse-names" : false, "suffix" : "" } ], "container-title" : "Proceedings of the 28th international conference on Human factors in computing systems - CHI '10", "id" : "ITEM-1", "issued" : { "date-parts" : [ [ "2010" ] ] }, "page" : "2471", "publisher" : "ACM Press", "publisher-place" : "New York, New York, USA", "title" : "The design and evaluation of an end-user-deployable, whole house, contactless power consumption sensor", "type" : "article-journal" }, "uris" : [ "http://www.mendeley.com/documents/?uuid=1261786d-f6c3-47c9-8092-01b3d0ec4ae8", "http://www.mendeley.com/documents/?uuid=620827eb-535a-40a6-9965-cff91e0f3c9b" ] } ], "mendeley" : { "previouslyFormattedCitation" : "[11]" }, "properties" : { "noteIndex" : 0 }, "schema" : "https://github.com/citation-style-language/schema/raw/master/csl-citation.json" }</w:delInstrText>
        </w:r>
        <w:r w:rsidR="00536642" w:rsidDel="00E81914">
          <w:fldChar w:fldCharType="separate"/>
        </w:r>
        <w:r w:rsidR="00BF4711" w:rsidRPr="00A83550" w:rsidDel="00E81914">
          <w:rPr>
            <w:caps/>
            <w:noProof/>
          </w:rPr>
          <w:delText>[11]</w:delText>
        </w:r>
        <w:r w:rsidR="00536642" w:rsidDel="00E81914">
          <w:fldChar w:fldCharType="end"/>
        </w:r>
        <w:r w:rsidR="00240ECB" w:rsidDel="00E81914">
          <w:delText xml:space="preserve"> </w:delText>
        </w:r>
        <w:r w:rsidR="00C77840" w:rsidDel="00E81914">
          <w:delText>achieved</w:delText>
        </w:r>
        <w:r w:rsidR="00240ECB" w:rsidDel="00E81914">
          <w:delText xml:space="preserve"> an accuracy of</w:delText>
        </w:r>
        <w:r w:rsidR="00C77840" w:rsidDel="00E81914">
          <w:delText xml:space="preserve"> 97.36%</w:delText>
        </w:r>
      </w:del>
      <w:ins w:id="1679" w:author="Sidhant Gupta" w:date="2014-03-19T21:59:00Z">
        <w:del w:id="1680" w:author="CSE" w:date="2014-03-19T15:49:00Z">
          <w:r w:rsidR="00997745" w:rsidDel="00E81914">
            <w:delText xml:space="preserve">, </w:delText>
          </w:r>
        </w:del>
      </w:ins>
      <w:del w:id="1681" w:author="CSE" w:date="2014-03-19T15:49:00Z">
        <w:r w:rsidR="00C77840" w:rsidDel="00E81914">
          <w:delText>. But</w:delText>
        </w:r>
      </w:del>
      <w:ins w:id="1682" w:author="Sidhant Gupta" w:date="2014-03-19T21:59:00Z">
        <w:del w:id="1683" w:author="CSE" w:date="2014-03-19T15:49:00Z">
          <w:r w:rsidR="00997745" w:rsidDel="00E81914">
            <w:delText>however</w:delText>
          </w:r>
        </w:del>
      </w:ins>
      <w:del w:id="1684" w:author="CSE" w:date="2014-03-19T15:49:00Z">
        <w:r w:rsidR="00C77840" w:rsidDel="00E81914">
          <w:delText xml:space="preserve"> they </w:delText>
        </w:r>
      </w:del>
      <w:ins w:id="1685" w:author="Sidhant Gupta" w:date="2014-03-19T21:59:00Z">
        <w:del w:id="1686" w:author="CSE" w:date="2014-03-19T15:49:00Z">
          <w:r w:rsidR="00997745" w:rsidDel="00E81914">
            <w:delText xml:space="preserve">Patel </w:delText>
          </w:r>
          <w:r w:rsidR="00536642" w:rsidRPr="00536642" w:rsidDel="00E81914">
            <w:rPr>
              <w:i/>
              <w:rPrChange w:id="1687" w:author="Sidhant Gupta" w:date="2014-03-19T21:59:00Z">
                <w:rPr/>
              </w:rPrChange>
            </w:rPr>
            <w:delText>et al.</w:delText>
          </w:r>
          <w:r w:rsidR="00997745" w:rsidDel="00E81914">
            <w:delText xml:space="preserve"> </w:delText>
          </w:r>
        </w:del>
      </w:ins>
      <w:del w:id="1688" w:author="CSE" w:date="2014-03-19T15:49:00Z">
        <w:r w:rsidR="00C77840" w:rsidDel="00E81914">
          <w:delText>only calculated</w:delText>
        </w:r>
        <w:r w:rsidR="00240ECB" w:rsidDel="00E81914">
          <w:delText xml:space="preserve"> </w:delText>
        </w:r>
        <w:r w:rsidR="00C77840" w:rsidDel="00E81914">
          <w:delText xml:space="preserve">apparent </w:delText>
        </w:r>
      </w:del>
      <w:ins w:id="1689" w:author="Sidhant Gupta" w:date="2014-03-19T21:59:00Z">
        <w:del w:id="1690" w:author="CSE" w:date="2014-03-19T15:49:00Z">
          <w:r w:rsidR="00997745" w:rsidDel="00E81914">
            <w:delText xml:space="preserve">power </w:delText>
          </w:r>
        </w:del>
      </w:ins>
      <w:del w:id="1691" w:author="CSE" w:date="2014-03-19T15:49:00Z">
        <w:r w:rsidR="00C77840" w:rsidDel="00E81914">
          <w:delText xml:space="preserve">step changes in a controlled environment with some </w:delText>
        </w:r>
      </w:del>
      <w:ins w:id="1692" w:author="Sidhant Gupta" w:date="2014-03-19T21:59:00Z">
        <w:del w:id="1693" w:author="CSE" w:date="2014-03-19T15:49:00Z">
          <w:r w:rsidR="00997745" w:rsidDel="00E81914">
            <w:delText xml:space="preserve">a few </w:delText>
          </w:r>
        </w:del>
      </w:ins>
      <w:del w:id="1694" w:author="CSE" w:date="2014-03-19T15:49:00Z">
        <w:r w:rsidR="00C77840" w:rsidDel="00E81914">
          <w:delText>fixed appliances while our experiments calculated accuracy with real power obtained in real environment with natural electrical activities</w:delText>
        </w:r>
      </w:del>
      <w:ins w:id="1695" w:author="Sidhant Gupta" w:date="2014-03-19T22:00:00Z">
        <w:del w:id="1696" w:author="CSE" w:date="2014-03-19T15:49:00Z">
          <w:r w:rsidR="00997745" w:rsidDel="00E81914">
            <w:delText xml:space="preserve"> for longer durations</w:delText>
          </w:r>
        </w:del>
      </w:ins>
      <w:del w:id="1697" w:author="CSE" w:date="2014-03-19T15:49:00Z">
        <w:r w:rsidR="00C77840" w:rsidDel="00E81914">
          <w:delText>.</w:delText>
        </w:r>
      </w:del>
    </w:p>
    <w:p w:rsidR="003152A7" w:rsidRDefault="003152A7" w:rsidP="003152A7">
      <w:pPr>
        <w:pStyle w:val="Heading1"/>
        <w:spacing w:before="0"/>
      </w:pPr>
      <w:r>
        <w:t xml:space="preserve">EVALUATION </w:t>
      </w:r>
      <w:del w:id="1698" w:author="Sidhant Gupta" w:date="2014-03-19T22:03:00Z">
        <w:r w:rsidDel="002F6718">
          <w:delText xml:space="preserve">OF </w:delText>
        </w:r>
      </w:del>
      <w:ins w:id="1699" w:author="Sidhant Gupta" w:date="2014-03-19T22:03:00Z">
        <w:r w:rsidR="002F6718">
          <w:t xml:space="preserve">UNDER </w:t>
        </w:r>
      </w:ins>
      <w:r>
        <w:t xml:space="preserve">DIFFERENT CONDITIONS </w:t>
      </w:r>
    </w:p>
    <w:p w:rsidR="00FD7054" w:rsidRDefault="00E30ED2" w:rsidP="00FD7054">
      <w:pPr>
        <w:pStyle w:val="Heading2"/>
      </w:pPr>
      <w:ins w:id="1700" w:author="Sidhant Gupta" w:date="2014-03-19T22:03:00Z">
        <w:r>
          <w:t xml:space="preserve">Effect of </w:t>
        </w:r>
      </w:ins>
      <w:r w:rsidR="00FD7054">
        <w:t xml:space="preserve">Placement </w:t>
      </w:r>
      <w:ins w:id="1701" w:author="Sidhant Gupta" w:date="2014-03-19T22:03:00Z">
        <w:r>
          <w:t xml:space="preserve">on </w:t>
        </w:r>
      </w:ins>
      <w:r w:rsidR="00FD7054">
        <w:t>Accuracy</w:t>
      </w:r>
    </w:p>
    <w:p w:rsidR="005B6FF4" w:rsidRDefault="00FD7054">
      <w:r>
        <w:t xml:space="preserve">As we claimed earlier, </w:t>
      </w:r>
      <w:r w:rsidR="00C31805">
        <w:t xml:space="preserve">our system </w:t>
      </w:r>
      <w:r>
        <w:t xml:space="preserve">does not rely on the </w:t>
      </w:r>
      <w:del w:id="1702" w:author="Sidhant Gupta" w:date="2014-03-19T22:00:00Z">
        <w:r w:rsidDel="003D0046">
          <w:delText xml:space="preserve">perfect </w:delText>
        </w:r>
      </w:del>
      <w:ins w:id="1703" w:author="Sidhant Gupta" w:date="2014-03-19T22:00:00Z">
        <w:r w:rsidR="003D0046">
          <w:t xml:space="preserve">precision of </w:t>
        </w:r>
      </w:ins>
      <w:r>
        <w:t xml:space="preserve">placement of sensors. In all of our deployments, depending on the structure of the breaker panel, we placed the sensor unit </w:t>
      </w:r>
      <w:del w:id="1704" w:author="Sidhant Gupta" w:date="2014-03-19T22:00:00Z">
        <w:r w:rsidDel="00E30ED2">
          <w:delText xml:space="preserve">on </w:delText>
        </w:r>
      </w:del>
      <w:ins w:id="1705" w:author="Sidhant Gupta" w:date="2014-03-19T22:00:00Z">
        <w:r w:rsidR="00E30ED2">
          <w:t xml:space="preserve">in </w:t>
        </w:r>
      </w:ins>
      <w:r>
        <w:t xml:space="preserve">different positions and </w:t>
      </w:r>
      <w:ins w:id="1706" w:author="Sidhant Gupta" w:date="2014-03-19T22:00:00Z">
        <w:r w:rsidR="00E30ED2">
          <w:t xml:space="preserve">the </w:t>
        </w:r>
      </w:ins>
      <w:r>
        <w:t xml:space="preserve">accuracy </w:t>
      </w:r>
      <w:del w:id="1707" w:author="Sidhant Gupta" w:date="2014-03-19T22:01:00Z">
        <w:r w:rsidDel="00E30ED2">
          <w:delText>seems to be</w:delText>
        </w:r>
      </w:del>
      <w:ins w:id="1708" w:author="Sidhant Gupta" w:date="2014-03-19T22:01:00Z">
        <w:r w:rsidR="00E30ED2">
          <w:t>remained</w:t>
        </w:r>
      </w:ins>
      <w:r>
        <w:t xml:space="preserve"> unaffected</w:t>
      </w:r>
      <w:del w:id="1709" w:author="Sidhant Gupta" w:date="2014-03-19T22:01:00Z">
        <w:r w:rsidDel="00E30ED2">
          <w:delText xml:space="preserve"> by the placement</w:delText>
        </w:r>
      </w:del>
      <w:r>
        <w:t xml:space="preserve">. </w:t>
      </w:r>
      <w:del w:id="1710" w:author="Sidhant Gupta" w:date="2014-03-19T22:01:00Z">
        <w:r w:rsidDel="00E30ED2">
          <w:delText>We decided t</w:delText>
        </w:r>
      </w:del>
      <w:ins w:id="1711" w:author="Sidhant Gupta" w:date="2014-03-19T22:01:00Z">
        <w:r w:rsidR="00E30ED2">
          <w:t>T</w:t>
        </w:r>
      </w:ins>
      <w:r>
        <w:t xml:space="preserve">o further analyze </w:t>
      </w:r>
      <w:del w:id="1712" w:author="Sidhant Gupta" w:date="2014-03-19T22:01:00Z">
        <w:r w:rsidDel="00E30ED2">
          <w:delText xml:space="preserve">this </w:delText>
        </w:r>
      </w:del>
      <w:ins w:id="1713" w:author="Sidhant Gupta" w:date="2014-03-19T22:01:00Z">
        <w:r w:rsidR="00E30ED2">
          <w:t xml:space="preserve">the </w:t>
        </w:r>
      </w:ins>
      <w:r>
        <w:t>positioning effect on accuracy</w:t>
      </w:r>
      <w:ins w:id="1714" w:author="Sidhant Gupta" w:date="2014-03-19T22:01:00Z">
        <w:r w:rsidR="00E30ED2">
          <w:t>, we</w:t>
        </w:r>
      </w:ins>
      <w:r>
        <w:t xml:space="preserve"> </w:t>
      </w:r>
      <w:del w:id="1715" w:author="Sidhant Gupta" w:date="2014-03-19T22:01:00Z">
        <w:r w:rsidDel="00E30ED2">
          <w:delText xml:space="preserve">by </w:delText>
        </w:r>
      </w:del>
      <w:r>
        <w:t>conduct</w:t>
      </w:r>
      <w:ins w:id="1716" w:author="Sidhant Gupta" w:date="2014-03-19T22:01:00Z">
        <w:r w:rsidR="00E30ED2">
          <w:t>ed</w:t>
        </w:r>
      </w:ins>
      <w:del w:id="1717" w:author="Sidhant Gupta" w:date="2014-03-19T22:01:00Z">
        <w:r w:rsidDel="00E30ED2">
          <w:delText>ing</w:delText>
        </w:r>
      </w:del>
      <w:r>
        <w:t xml:space="preserve"> an </w:t>
      </w:r>
      <w:r w:rsidR="002C2E8D">
        <w:t>experiment in a controlled environment. Creating a controlled environment for this experiment was necessary, as we did not want the accuracy to get affected by different electrical conditions.</w:t>
      </w:r>
    </w:p>
    <w:p w:rsidR="003A5B6A" w:rsidRDefault="003A5B6A" w:rsidP="003A5B6A">
      <w:pPr>
        <w:pStyle w:val="Heading3"/>
      </w:pPr>
      <w:r>
        <w:t xml:space="preserve">Controlled Experiment Environment </w:t>
      </w:r>
    </w:p>
    <w:p w:rsidR="003A5B6A" w:rsidRDefault="003A5B6A" w:rsidP="003A5B6A">
      <w:r>
        <w:t xml:space="preserve">At first we decided to put the sensor unit </w:t>
      </w:r>
      <w:del w:id="1718" w:author="Sidhant Gupta" w:date="2014-03-19T22:03:00Z">
        <w:r w:rsidDel="003E07FC">
          <w:delText xml:space="preserve">on </w:delText>
        </w:r>
      </w:del>
      <w:ins w:id="1719" w:author="Sidhant Gupta" w:date="2014-03-19T22:03:00Z">
        <w:r w:rsidR="003E07FC">
          <w:t xml:space="preserve">at </w:t>
        </w:r>
      </w:ins>
      <w:ins w:id="1720" w:author="CSE" w:date="2014-03-18T21:12:00Z">
        <w:r w:rsidR="00642622">
          <w:t>6</w:t>
        </w:r>
      </w:ins>
      <w:del w:id="1721" w:author="CSE" w:date="2014-03-18T21:12:00Z">
        <w:r w:rsidDel="00642622">
          <w:delText>10</w:delText>
        </w:r>
      </w:del>
      <w:r>
        <w:t xml:space="preserve"> different locations </w:t>
      </w:r>
      <w:del w:id="1722" w:author="Sidhant Gupta" w:date="2014-03-19T22:04:00Z">
        <w:r w:rsidDel="003E07FC">
          <w:delText xml:space="preserve">of </w:delText>
        </w:r>
      </w:del>
      <w:ins w:id="1723" w:author="Sidhant Gupta" w:date="2014-03-19T22:04:00Z">
        <w:r w:rsidR="003E07FC">
          <w:t xml:space="preserve">on </w:t>
        </w:r>
      </w:ins>
      <w:r>
        <w:t>the breaker panel</w:t>
      </w:r>
      <w:ins w:id="1724" w:author="CSE" w:date="2014-03-19T11:27:00Z">
        <w:r w:rsidR="00F0526D">
          <w:t xml:space="preserve"> (See Figure</w:t>
        </w:r>
      </w:ins>
      <w:ins w:id="1725" w:author="CSE" w:date="2014-03-19T11:38:00Z">
        <w:r w:rsidR="00F0526D">
          <w:t> </w:t>
        </w:r>
      </w:ins>
      <w:ins w:id="1726" w:author="CSE" w:date="2014-03-19T11:27:00Z">
        <w:r w:rsidR="003B612F">
          <w:t>12)</w:t>
        </w:r>
      </w:ins>
      <w:r>
        <w:t xml:space="preserve">. For each of the locations, we maintained a controlled environment </w:t>
      </w:r>
      <w:del w:id="1727" w:author="Sidhant Gupta" w:date="2014-03-19T22:04:00Z">
        <w:r w:rsidDel="003E07FC">
          <w:delText>described in the following two paragraphs</w:delText>
        </w:r>
      </w:del>
      <w:ins w:id="1728" w:author="Sidhant Gupta" w:date="2014-03-19T22:04:00Z">
        <w:r w:rsidR="003E07FC">
          <w:t>as follows</w:t>
        </w:r>
      </w:ins>
      <w:r>
        <w:t xml:space="preserve">: </w:t>
      </w:r>
    </w:p>
    <w:p w:rsidR="00FD7054" w:rsidRDefault="003A5B6A" w:rsidP="00FD7054">
      <w:r>
        <w:t xml:space="preserve">First we </w:t>
      </w:r>
      <w:del w:id="1729" w:author="Sidhant Gupta" w:date="2014-03-19T22:04:00Z">
        <w:r w:rsidDel="00DB0DC3">
          <w:delText xml:space="preserve">make </w:delText>
        </w:r>
      </w:del>
      <w:ins w:id="1730" w:author="Sidhant Gupta" w:date="2014-03-19T22:04:00Z">
        <w:r w:rsidR="00DB0DC3">
          <w:t xml:space="preserve">made </w:t>
        </w:r>
      </w:ins>
      <w:r>
        <w:t xml:space="preserve">sure that the environment is electrically quiet and no appliances are being turned on or off. </w:t>
      </w:r>
      <w:del w:id="1731" w:author="Sidhant Gupta" w:date="2014-03-19T22:04:00Z">
        <w:r w:rsidDel="00DB0DC3">
          <w:delText>After that</w:delText>
        </w:r>
      </w:del>
      <w:ins w:id="1732" w:author="Sidhant Gupta" w:date="2014-03-19T22:04:00Z">
        <w:r w:rsidR="00DB0DC3">
          <w:t>Then,</w:t>
        </w:r>
      </w:ins>
      <w:r>
        <w:t xml:space="preserve"> we measure</w:t>
      </w:r>
      <w:ins w:id="1733" w:author="Sidhant Gupta" w:date="2014-03-19T22:04:00Z">
        <w:r w:rsidR="00DB0DC3">
          <w:t>d</w:t>
        </w:r>
      </w:ins>
      <w:r>
        <w:t xml:space="preserve"> the </w:t>
      </w:r>
      <w:del w:id="1734" w:author="Sidhant Gupta" w:date="2014-03-19T22:04:00Z">
        <w:r w:rsidDel="00DB0DC3">
          <w:delText xml:space="preserve">current </w:delText>
        </w:r>
      </w:del>
      <w:r>
        <w:t>baseline power consumption</w:t>
      </w:r>
      <w:ins w:id="1735" w:author="Sidhant Gupta" w:date="2014-03-19T22:04:00Z">
        <w:r w:rsidR="00DB0DC3">
          <w:t xml:space="preserve"> </w:t>
        </w:r>
      </w:ins>
      <w:ins w:id="1736" w:author="Sidhant Gupta" w:date="2014-03-19T22:05:00Z">
        <w:r w:rsidR="00DB0DC3">
          <w:t>(</w:t>
        </w:r>
      </w:ins>
      <w:ins w:id="1737" w:author="CSE" w:date="2014-03-19T17:14:00Z">
        <w:r w:rsidR="009E3565" w:rsidRPr="009E3565">
          <w:rPr>
            <w:rPrChange w:id="1738" w:author="CSE" w:date="2014-03-19T17:14:00Z">
              <w:rPr>
                <w:i/>
              </w:rPr>
            </w:rPrChange>
          </w:rPr>
          <w:t>C</w:t>
        </w:r>
      </w:ins>
      <w:ins w:id="1739" w:author="Sidhant Gupta" w:date="2014-03-19T22:05:00Z">
        <w:del w:id="1740" w:author="CSE" w:date="2014-03-19T17:14:00Z">
          <w:r w:rsidR="00DB0DC3" w:rsidRPr="009E3565" w:rsidDel="009E3565">
            <w:rPr>
              <w:i/>
              <w:rPrChange w:id="1741" w:author="CSE" w:date="2014-03-19T17:13:00Z">
                <w:rPr/>
              </w:rPrChange>
            </w:rPr>
            <w:delText>C</w:delText>
          </w:r>
        </w:del>
        <w:r w:rsidR="00DB0DC3">
          <w:t>)</w:t>
        </w:r>
      </w:ins>
      <w:r>
        <w:t xml:space="preserve"> of the </w:t>
      </w:r>
      <w:del w:id="1742" w:author="Sidhant Gupta" w:date="2014-03-19T22:04:00Z">
        <w:r w:rsidDel="00DB0DC3">
          <w:delText>home</w:delText>
        </w:r>
      </w:del>
      <w:ins w:id="1743" w:author="Sidhant Gupta" w:date="2014-03-19T22:04:00Z">
        <w:r w:rsidR="00DB0DC3">
          <w:t>environment</w:t>
        </w:r>
      </w:ins>
      <w:r>
        <w:t>.</w:t>
      </w:r>
      <w:del w:id="1744" w:author="Sidhant Gupta" w:date="2014-03-19T22:05:00Z">
        <w:r w:rsidDel="00DB0DC3">
          <w:delText xml:space="preserve"> Let us say the baseline is C watt.</w:delText>
        </w:r>
      </w:del>
      <w:r>
        <w:t xml:space="preserve"> We</w:t>
      </w:r>
      <w:ins w:id="1745" w:author="Sidhant Gupta" w:date="2014-03-19T22:05:00Z">
        <w:r w:rsidR="00DB0DC3">
          <w:t xml:space="preserve"> then</w:t>
        </w:r>
      </w:ins>
      <w:r>
        <w:t xml:space="preserve"> turn</w:t>
      </w:r>
      <w:ins w:id="1746" w:author="Sidhant Gupta" w:date="2014-03-19T22:05:00Z">
        <w:r w:rsidR="00DB0DC3">
          <w:t>ed</w:t>
        </w:r>
      </w:ins>
      <w:r>
        <w:t xml:space="preserve"> on a 300</w:t>
      </w:r>
      <w:ins w:id="1747" w:author="CSE" w:date="2014-03-19T17:14:00Z">
        <w:r w:rsidR="009E3565">
          <w:t> </w:t>
        </w:r>
      </w:ins>
      <w:del w:id="1748" w:author="CSE" w:date="2014-03-19T17:14:00Z">
        <w:r w:rsidDel="009E3565">
          <w:delText xml:space="preserve"> </w:delText>
        </w:r>
      </w:del>
      <w:r>
        <w:t xml:space="preserve">W load from the calibrator 3 times on top of </w:t>
      </w:r>
      <w:del w:id="1749" w:author="Sidhant Gupta" w:date="2014-03-19T22:05:00Z">
        <w:r w:rsidDel="00DB0DC3">
          <w:delText xml:space="preserve">that </w:delText>
        </w:r>
      </w:del>
      <w:ins w:id="1750" w:author="Sidhant Gupta" w:date="2014-03-19T22:05:00Z">
        <w:r w:rsidR="00DB0DC3">
          <w:t xml:space="preserve">the </w:t>
        </w:r>
      </w:ins>
      <w:r>
        <w:t>baseline and create</w:t>
      </w:r>
      <w:ins w:id="1751" w:author="Sidhant Gupta" w:date="2014-03-19T22:05:00Z">
        <w:r w:rsidR="00DB0DC3">
          <w:t>d</w:t>
        </w:r>
      </w:ins>
      <w:r>
        <w:t xml:space="preserve"> a prediction function that work</w:t>
      </w:r>
      <w:ins w:id="1752" w:author="Sidhant Gupta" w:date="2014-03-19T22:05:00Z">
        <w:r w:rsidR="00DB0DC3">
          <w:t>s</w:t>
        </w:r>
      </w:ins>
      <w:r>
        <w:t xml:space="preserve"> from C</w:t>
      </w:r>
      <w:ins w:id="1753" w:author="CSE" w:date="2014-03-19T17:14:00Z">
        <w:r w:rsidR="009E3565">
          <w:t> </w:t>
        </w:r>
      </w:ins>
      <w:del w:id="1754" w:author="CSE" w:date="2014-03-19T17:14:00Z">
        <w:r w:rsidDel="009E3565">
          <w:delText xml:space="preserve"> </w:delText>
        </w:r>
      </w:del>
      <w:ins w:id="1755" w:author="CSE" w:date="2014-03-19T17:14:00Z">
        <w:r w:rsidR="009E3565">
          <w:t>W</w:t>
        </w:r>
      </w:ins>
      <w:del w:id="1756" w:author="CSE" w:date="2014-03-19T17:14:00Z">
        <w:r w:rsidDel="009E3565">
          <w:delText>watt</w:delText>
        </w:r>
      </w:del>
      <w:ins w:id="1757" w:author="Sidhant Gupta" w:date="2014-03-19T22:05:00Z">
        <w:del w:id="1758" w:author="CSE" w:date="2014-03-19T17:14:00Z">
          <w:r w:rsidR="00DB0DC3" w:rsidDel="009E3565">
            <w:delText>s</w:delText>
          </w:r>
        </w:del>
      </w:ins>
      <w:r>
        <w:t xml:space="preserve"> to C+300</w:t>
      </w:r>
      <w:ins w:id="1759" w:author="CSE" w:date="2014-03-19T17:14:00Z">
        <w:r w:rsidR="009E3565">
          <w:t> </w:t>
        </w:r>
      </w:ins>
      <w:del w:id="1760" w:author="CSE" w:date="2014-03-19T17:14:00Z">
        <w:r w:rsidDel="009E3565">
          <w:delText xml:space="preserve"> </w:delText>
        </w:r>
      </w:del>
      <w:ins w:id="1761" w:author="CSE" w:date="2014-03-19T17:14:00Z">
        <w:r w:rsidR="009E3565">
          <w:t>W</w:t>
        </w:r>
      </w:ins>
      <w:del w:id="1762" w:author="CSE" w:date="2014-03-19T17:14:00Z">
        <w:r w:rsidDel="009E3565">
          <w:delText>watt</w:delText>
        </w:r>
      </w:del>
      <w:ins w:id="1763" w:author="Sidhant Gupta" w:date="2014-03-19T22:05:00Z">
        <w:del w:id="1764" w:author="CSE" w:date="2014-03-19T17:14:00Z">
          <w:r w:rsidR="00DB0DC3" w:rsidDel="009E3565">
            <w:delText>s</w:delText>
          </w:r>
        </w:del>
      </w:ins>
      <w:r>
        <w:t>. After that we turn on a 100</w:t>
      </w:r>
      <w:ins w:id="1765" w:author="CSE" w:date="2014-03-19T17:14:00Z">
        <w:r w:rsidR="009E3565">
          <w:t> </w:t>
        </w:r>
      </w:ins>
      <w:del w:id="1766" w:author="CSE" w:date="2014-03-19T17:14:00Z">
        <w:r w:rsidDel="009E3565">
          <w:delText xml:space="preserve"> </w:delText>
        </w:r>
      </w:del>
      <w:r>
        <w:t>W fan, which brings the baseline to C+100</w:t>
      </w:r>
      <w:ins w:id="1767" w:author="CSE" w:date="2014-03-19T17:14:00Z">
        <w:r w:rsidR="009E3565">
          <w:t> </w:t>
        </w:r>
      </w:ins>
      <w:del w:id="1768" w:author="CSE" w:date="2014-03-19T17:14:00Z">
        <w:r w:rsidDel="009E3565">
          <w:delText xml:space="preserve"> </w:delText>
        </w:r>
      </w:del>
      <w:ins w:id="1769" w:author="CSE" w:date="2014-03-19T17:14:00Z">
        <w:r w:rsidR="009E3565">
          <w:t>W</w:t>
        </w:r>
      </w:ins>
      <w:del w:id="1770" w:author="CSE" w:date="2014-03-19T17:14:00Z">
        <w:r w:rsidDel="009E3565">
          <w:delText>watt</w:delText>
        </w:r>
      </w:del>
      <w:r>
        <w:t>. As we already have a function that works from C to C+300</w:t>
      </w:r>
      <w:ins w:id="1771" w:author="CSE" w:date="2014-03-19T17:14:00Z">
        <w:r w:rsidR="009E3565">
          <w:t> W</w:t>
        </w:r>
      </w:ins>
      <w:del w:id="1772" w:author="CSE" w:date="2014-03-19T17:14:00Z">
        <w:r w:rsidDel="009E3565">
          <w:delText xml:space="preserve"> watt</w:delText>
        </w:r>
      </w:del>
      <w:r>
        <w:t>, the prediction function should perform well for the current load condition.</w:t>
      </w:r>
    </w:p>
    <w:p w:rsidR="00E81914" w:rsidRDefault="003A5B6A" w:rsidP="00FD7054">
      <w:r>
        <w:t>After 10 seconds we turn</w:t>
      </w:r>
      <w:ins w:id="1773" w:author="Sidhant Gupta" w:date="2014-03-19T22:06:00Z">
        <w:r w:rsidR="00DB0DC3">
          <w:t>ed</w:t>
        </w:r>
      </w:ins>
      <w:r>
        <w:t xml:space="preserve"> the </w:t>
      </w:r>
      <w:del w:id="1774" w:author="Sidhant Gupta" w:date="2014-03-19T22:06:00Z">
        <w:r w:rsidDel="00DB0DC3">
          <w:delText xml:space="preserve">fan </w:delText>
        </w:r>
      </w:del>
      <w:ins w:id="1775" w:author="Sidhant Gupta" w:date="2014-03-19T22:06:00Z">
        <w:r w:rsidR="00DB0DC3">
          <w:t xml:space="preserve">load </w:t>
        </w:r>
      </w:ins>
      <w:r>
        <w:t>off</w:t>
      </w:r>
      <w:ins w:id="1776" w:author="Sidhant Gupta" w:date="2014-03-19T22:06:00Z">
        <w:r w:rsidR="00DB0DC3">
          <w:t>.</w:t>
        </w:r>
      </w:ins>
      <w:del w:id="1777" w:author="Sidhant Gupta" w:date="2014-03-19T22:06:00Z">
        <w:r w:rsidDel="00DB0DC3">
          <w:delText>. Now the baseline again becomes C watt.</w:delText>
        </w:r>
      </w:del>
      <w:r>
        <w:t xml:space="preserve"> </w:t>
      </w:r>
      <w:del w:id="1778" w:author="Sidhant Gupta" w:date="2014-03-19T22:06:00Z">
        <w:r w:rsidR="00FD7054" w:rsidDel="00DB0DC3">
          <w:delText>Then w</w:delText>
        </w:r>
      </w:del>
      <w:ins w:id="1779" w:author="Sidhant Gupta" w:date="2014-03-19T22:06:00Z">
        <w:r w:rsidR="00DB0DC3">
          <w:t>W</w:t>
        </w:r>
      </w:ins>
      <w:r w:rsidR="00FD7054">
        <w:t xml:space="preserve">e </w:t>
      </w:r>
      <w:ins w:id="1780" w:author="Sidhant Gupta" w:date="2014-03-19T22:06:00Z">
        <w:r w:rsidR="00DB0DC3">
          <w:t xml:space="preserve">then </w:t>
        </w:r>
      </w:ins>
      <w:r w:rsidR="00FD7054">
        <w:t>turn</w:t>
      </w:r>
      <w:ins w:id="1781" w:author="Sidhant Gupta" w:date="2014-03-19T22:06:00Z">
        <w:r w:rsidR="00DB0DC3">
          <w:t>ed</w:t>
        </w:r>
      </w:ins>
      <w:r w:rsidR="00FD7054">
        <w:t xml:space="preserve"> on a 1300</w:t>
      </w:r>
      <w:ins w:id="1782" w:author="CSE" w:date="2014-03-19T17:15:00Z">
        <w:r w:rsidR="006423A9">
          <w:t> </w:t>
        </w:r>
      </w:ins>
      <w:del w:id="1783" w:author="CSE" w:date="2014-03-19T17:15:00Z">
        <w:r w:rsidR="00FD7054" w:rsidDel="006423A9">
          <w:delText xml:space="preserve"> </w:delText>
        </w:r>
      </w:del>
      <w:r w:rsidR="00FD7054">
        <w:t xml:space="preserve">W </w:t>
      </w:r>
      <w:del w:id="1784" w:author="Sidhant Gupta" w:date="2014-03-19T22:06:00Z">
        <w:r w:rsidR="00FD7054" w:rsidDel="00DB0DC3">
          <w:delText xml:space="preserve">heater </w:delText>
        </w:r>
      </w:del>
      <w:ins w:id="1785" w:author="Sidhant Gupta" w:date="2014-03-19T22:08:00Z">
        <w:r w:rsidR="00D003E7">
          <w:t>heater</w:t>
        </w:r>
      </w:ins>
      <w:ins w:id="1786" w:author="Sidhant Gupta" w:date="2014-03-19T22:06:00Z">
        <w:r w:rsidR="00DB0DC3">
          <w:t xml:space="preserve"> </w:t>
        </w:r>
      </w:ins>
      <w:r w:rsidR="00FD7054">
        <w:t xml:space="preserve">and </w:t>
      </w:r>
      <w:del w:id="1787" w:author="Sidhant Gupta" w:date="2014-03-19T22:06:00Z">
        <w:r w:rsidR="00FD7054" w:rsidDel="00DB0DC3">
          <w:delText xml:space="preserve">go </w:delText>
        </w:r>
      </w:del>
      <w:ins w:id="1788" w:author="Sidhant Gupta" w:date="2014-03-19T22:06:00Z">
        <w:r w:rsidR="00DB0DC3">
          <w:t xml:space="preserve">went </w:t>
        </w:r>
      </w:ins>
      <w:r w:rsidR="00FD7054">
        <w:t xml:space="preserve">through the </w:t>
      </w:r>
      <w:del w:id="1789" w:author="Sidhant Gupta" w:date="2014-03-19T22:06:00Z">
        <w:r w:rsidR="00FD7054" w:rsidDel="00DB0DC3">
          <w:delText xml:space="preserve">exact </w:delText>
        </w:r>
      </w:del>
      <w:r w:rsidR="00FD7054">
        <w:t xml:space="preserve">same procedure </w:t>
      </w:r>
      <w:ins w:id="1790" w:author="Sidhant Gupta" w:date="2014-03-19T22:06:00Z">
        <w:r w:rsidR="00DB0DC3">
          <w:t xml:space="preserve">as </w:t>
        </w:r>
      </w:ins>
      <w:r w:rsidR="00FD7054">
        <w:t>described in the previ</w:t>
      </w:r>
      <w:r w:rsidR="00FB2EE0">
        <w:t xml:space="preserve">ous paragraph, </w:t>
      </w:r>
      <w:del w:id="1791" w:author="Sidhant Gupta" w:date="2014-03-19T22:06:00Z">
        <w:r w:rsidR="00FB2EE0" w:rsidDel="00DB0DC3">
          <w:delText xml:space="preserve">which </w:delText>
        </w:r>
      </w:del>
      <w:ins w:id="1792" w:author="Sidhant Gupta" w:date="2014-03-19T22:06:00Z">
        <w:r w:rsidR="00DB0DC3">
          <w:t xml:space="preserve">that is, </w:t>
        </w:r>
      </w:ins>
      <w:del w:id="1793" w:author="Sidhant Gupta" w:date="2014-03-19T22:07:00Z">
        <w:r w:rsidR="00FB2EE0" w:rsidDel="00DB0DC3">
          <w:delText xml:space="preserve">means that this time </w:delText>
        </w:r>
      </w:del>
      <w:r w:rsidR="00FD7054">
        <w:t>we calibrate</w:t>
      </w:r>
      <w:ins w:id="1794" w:author="Sidhant Gupta" w:date="2014-03-19T22:07:00Z">
        <w:r w:rsidR="00DB0DC3">
          <w:t>d</w:t>
        </w:r>
      </w:ins>
      <w:r w:rsidR="00FD7054">
        <w:t xml:space="preserve"> the system from C+1300</w:t>
      </w:r>
      <w:ins w:id="1795" w:author="CSE" w:date="2014-03-19T17:15:00Z">
        <w:r w:rsidR="006423A9">
          <w:t xml:space="preserve"> W </w:t>
        </w:r>
      </w:ins>
      <w:del w:id="1796" w:author="CSE" w:date="2014-03-19T17:15:00Z">
        <w:r w:rsidR="00FD7054" w:rsidDel="006423A9">
          <w:delText xml:space="preserve"> </w:delText>
        </w:r>
      </w:del>
      <w:r w:rsidR="00FD7054">
        <w:t>to C+1600</w:t>
      </w:r>
      <w:ins w:id="1797" w:author="CSE" w:date="2014-03-19T17:15:00Z">
        <w:r w:rsidR="006423A9">
          <w:t> </w:t>
        </w:r>
      </w:ins>
      <w:del w:id="1798" w:author="CSE" w:date="2014-03-19T17:15:00Z">
        <w:r w:rsidR="00FD7054" w:rsidDel="006423A9">
          <w:delText xml:space="preserve"> </w:delText>
        </w:r>
      </w:del>
      <w:r w:rsidR="00FD7054">
        <w:t xml:space="preserve">W. </w:t>
      </w:r>
      <w:del w:id="1799" w:author="Sidhant Gupta" w:date="2014-03-19T22:07:00Z">
        <w:r w:rsidR="00FD7054" w:rsidDel="00D003E7">
          <w:delText xml:space="preserve">Now </w:delText>
        </w:r>
      </w:del>
      <w:ins w:id="1800" w:author="Sidhant Gupta" w:date="2014-03-19T22:07:00Z">
        <w:r w:rsidR="00D003E7">
          <w:t xml:space="preserve">Finally, </w:t>
        </w:r>
      </w:ins>
      <w:r w:rsidR="00FD7054">
        <w:t xml:space="preserve">keeping the </w:t>
      </w:r>
      <w:del w:id="1801" w:author="Sidhant Gupta" w:date="2014-03-19T22:07:00Z">
        <w:r w:rsidR="00FD7054" w:rsidDel="00D003E7">
          <w:delText xml:space="preserve">heater </w:delText>
        </w:r>
      </w:del>
      <w:ins w:id="1802" w:author="Sidhant Gupta" w:date="2014-03-19T22:07:00Z">
        <w:r w:rsidR="00D003E7">
          <w:t>1300</w:t>
        </w:r>
      </w:ins>
      <w:ins w:id="1803" w:author="CSE" w:date="2014-03-19T17:15:00Z">
        <w:r w:rsidR="006423A9">
          <w:t> </w:t>
        </w:r>
      </w:ins>
      <w:ins w:id="1804" w:author="Sidhant Gupta" w:date="2014-03-19T22:07:00Z">
        <w:del w:id="1805" w:author="CSE" w:date="2014-03-19T17:15:00Z">
          <w:r w:rsidR="00D003E7" w:rsidDel="006423A9">
            <w:delText xml:space="preserve"> </w:delText>
          </w:r>
        </w:del>
        <w:r w:rsidR="00D003E7">
          <w:t xml:space="preserve">W load </w:t>
        </w:r>
      </w:ins>
      <w:r w:rsidR="00FD7054">
        <w:t>on, we turn</w:t>
      </w:r>
      <w:ins w:id="1806" w:author="Sidhant Gupta" w:date="2014-03-19T22:07:00Z">
        <w:r w:rsidR="00D003E7">
          <w:t>ed</w:t>
        </w:r>
      </w:ins>
      <w:r w:rsidR="00FD7054">
        <w:t xml:space="preserve"> on a 500</w:t>
      </w:r>
      <w:ins w:id="1807" w:author="CSE" w:date="2014-03-19T17:15:00Z">
        <w:r w:rsidR="006423A9">
          <w:t> </w:t>
        </w:r>
      </w:ins>
      <w:del w:id="1808" w:author="CSE" w:date="2014-03-19T17:15:00Z">
        <w:r w:rsidR="00FD7054" w:rsidDel="006423A9">
          <w:delText xml:space="preserve"> </w:delText>
        </w:r>
      </w:del>
      <w:r w:rsidR="00FD7054">
        <w:t>W rice cooker and</w:t>
      </w:r>
      <w:del w:id="1809" w:author="CSE" w:date="2014-03-19T15:53:00Z">
        <w:r w:rsidR="00FD7054" w:rsidDel="00E81914">
          <w:delText xml:space="preserve"> </w:delText>
        </w:r>
      </w:del>
      <w:ins w:id="1810" w:author="CSE" w:date="2014-03-19T15:53:00Z">
        <w:r w:rsidR="00E81914">
          <w:t xml:space="preserve"> </w:t>
        </w:r>
      </w:ins>
      <w:del w:id="1811" w:author="CSE" w:date="2014-03-19T15:51:00Z">
        <w:r w:rsidR="00FD7054" w:rsidDel="00E81914">
          <w:delText>repeat</w:delText>
        </w:r>
      </w:del>
      <w:ins w:id="1812" w:author="Sidhant Gupta" w:date="2014-03-19T22:08:00Z">
        <w:del w:id="1813" w:author="CSE" w:date="2014-03-19T15:51:00Z">
          <w:r w:rsidR="00D003E7" w:rsidDel="00E81914">
            <w:delText>ed</w:delText>
          </w:r>
        </w:del>
      </w:ins>
      <w:del w:id="1814" w:author="CSE" w:date="2014-03-19T15:51:00Z">
        <w:r w:rsidR="00FD7054" w:rsidDel="00E81914">
          <w:delText xml:space="preserve"> </w:delText>
        </w:r>
      </w:del>
      <w:ins w:id="1815" w:author="Sidhant Gupta" w:date="2014-03-19T22:08:00Z">
        <w:del w:id="1816" w:author="CSE" w:date="2014-03-19T15:51:00Z">
          <w:r w:rsidR="00D003E7" w:rsidDel="00E81914">
            <w:delText xml:space="preserve">the </w:delText>
          </w:r>
        </w:del>
      </w:ins>
      <w:del w:id="1817" w:author="CSE" w:date="2014-03-19T15:51:00Z">
        <w:r w:rsidR="00FB2EE0" w:rsidDel="00E81914">
          <w:delText xml:space="preserve">exact </w:delText>
        </w:r>
        <w:r w:rsidR="00FD7054" w:rsidDel="00E81914">
          <w:delText>t</w:delText>
        </w:r>
        <w:r w:rsidR="00FB2EE0" w:rsidDel="00E81914">
          <w:delText>he same procedure. So</w:delText>
        </w:r>
        <w:r w:rsidR="00FD7054" w:rsidDel="00E81914">
          <w:delText xml:space="preserve"> the system is </w:delText>
        </w:r>
        <w:r w:rsidR="00FB2EE0" w:rsidDel="00E81914">
          <w:delText>now</w:delText>
        </w:r>
      </w:del>
      <w:ins w:id="1818" w:author="Sidhant Gupta" w:date="2014-03-19T22:08:00Z">
        <w:del w:id="1819" w:author="CSE" w:date="2014-03-19T15:51:00Z">
          <w:r w:rsidR="00D003E7" w:rsidDel="00E81914">
            <w:delText xml:space="preserve"> to</w:delText>
          </w:r>
        </w:del>
      </w:ins>
      <w:del w:id="1820" w:author="CSE" w:date="2014-03-19T15:51:00Z">
        <w:r w:rsidR="00FB2EE0" w:rsidDel="00E81914">
          <w:delText xml:space="preserve"> </w:delText>
        </w:r>
        <w:r w:rsidR="00FD7054" w:rsidDel="00E81914">
          <w:delText xml:space="preserve">calibrated from C+1800 to C+2100 W.   </w:delText>
        </w:r>
      </w:del>
      <w:ins w:id="1821" w:author="CSE" w:date="2014-03-19T15:51:00Z">
        <w:r w:rsidR="00E81914">
          <w:t>repeated the same procedure to calibrate from C+1800</w:t>
        </w:r>
      </w:ins>
      <w:ins w:id="1822" w:author="CSE" w:date="2014-03-19T17:15:00Z">
        <w:r w:rsidR="006423A9">
          <w:t> W</w:t>
        </w:r>
      </w:ins>
      <w:ins w:id="1823" w:author="CSE" w:date="2014-03-19T15:51:00Z">
        <w:r w:rsidR="006423A9">
          <w:t xml:space="preserve"> to C+2100</w:t>
        </w:r>
      </w:ins>
      <w:ins w:id="1824" w:author="CSE" w:date="2014-03-19T17:15:00Z">
        <w:r w:rsidR="006423A9">
          <w:t> </w:t>
        </w:r>
      </w:ins>
      <w:ins w:id="1825" w:author="CSE" w:date="2014-03-19T15:51:00Z">
        <w:r w:rsidR="00E81914">
          <w:t xml:space="preserve">W.   </w:t>
        </w:r>
      </w:ins>
      <w:moveToRangeStart w:id="1826" w:author="CSE" w:date="2014-03-19T15:51:00Z" w:name="move383006663"/>
      <w:moveTo w:id="1827" w:author="CSE" w:date="2014-03-19T15:51:00Z">
        <w:del w:id="1828" w:author="CSE" w:date="2014-03-19T15:53:00Z">
          <w:r w:rsidR="00E81914" w:rsidDel="00E81914">
            <w:rPr>
              <w:noProof/>
            </w:rPr>
            <w:drawing>
              <wp:inline distT="0" distB="0" distL="0" distR="0" wp14:anchorId="6DDA068E" wp14:editId="603A7244">
                <wp:extent cx="2449152" cy="269406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52546" cy="2697801"/>
                        </a:xfrm>
                        <a:prstGeom prst="rect">
                          <a:avLst/>
                        </a:prstGeom>
                        <a:noFill/>
                        <a:ln>
                          <a:noFill/>
                        </a:ln>
                      </pic:spPr>
                    </pic:pic>
                  </a:graphicData>
                </a:graphic>
              </wp:inline>
            </w:drawing>
          </w:r>
        </w:del>
      </w:moveTo>
      <w:moveToRangeEnd w:id="1826"/>
    </w:p>
    <w:p w:rsidR="00FD7054" w:rsidRDefault="00FD7054" w:rsidP="00FD7054">
      <w:pPr>
        <w:pStyle w:val="Heading3"/>
      </w:pPr>
      <w:r>
        <w:t xml:space="preserve">Accuracy Results </w:t>
      </w:r>
    </w:p>
    <w:p w:rsidR="00027A93" w:rsidDel="005B6FF4" w:rsidRDefault="00FD7054" w:rsidP="00FD7054">
      <w:pPr>
        <w:rPr>
          <w:del w:id="1829" w:author="CSE" w:date="2014-03-19T15:36:00Z"/>
        </w:rPr>
      </w:pPr>
      <w:del w:id="1830" w:author="Sidhant Gupta" w:date="2014-03-19T22:10:00Z">
        <w:r w:rsidDel="00DD1602">
          <w:delText xml:space="preserve">We repeat the </w:delText>
        </w:r>
      </w:del>
      <w:del w:id="1831" w:author="Sidhant Gupta" w:date="2014-03-19T22:09:00Z">
        <w:r w:rsidDel="00F47D36">
          <w:delText xml:space="preserve">same </w:delText>
        </w:r>
      </w:del>
      <w:del w:id="1832" w:author="Sidhant Gupta" w:date="2014-03-19T22:10:00Z">
        <w:r w:rsidDel="00DD1602">
          <w:delText xml:space="preserve">controlled experiment for all </w:delText>
        </w:r>
      </w:del>
      <w:ins w:id="1833" w:author="CSE" w:date="2014-03-18T21:12:00Z">
        <w:del w:id="1834" w:author="Sidhant Gupta" w:date="2014-03-19T22:10:00Z">
          <w:r w:rsidR="00642622" w:rsidDel="00DD1602">
            <w:delText>6</w:delText>
          </w:r>
        </w:del>
      </w:ins>
      <w:del w:id="1835" w:author="Sidhant Gupta" w:date="2014-03-19T22:10:00Z">
        <w:r w:rsidDel="00DD1602">
          <w:delText>10 positions a</w:delText>
        </w:r>
        <w:r w:rsidR="00302BCF" w:rsidDel="00DD1602">
          <w:delText xml:space="preserve">nd record the results. </w:delText>
        </w:r>
      </w:del>
      <w:r w:rsidR="00302BCF">
        <w:t>Figure 12</w:t>
      </w:r>
      <w:r>
        <w:t xml:space="preserve"> shows the accuracy in each of the </w:t>
      </w:r>
      <w:ins w:id="1836" w:author="Sidhant Gupta" w:date="2014-03-19T22:11:00Z">
        <w:r w:rsidR="00DD1602">
          <w:t xml:space="preserve">6 </w:t>
        </w:r>
      </w:ins>
      <w:r>
        <w:t xml:space="preserve">positions. </w:t>
      </w:r>
      <w:del w:id="1837" w:author="Sidhant Gupta" w:date="2014-03-19T22:11:00Z">
        <w:r w:rsidDel="00DD1602">
          <w:delText xml:space="preserve">As we see, for </w:delText>
        </w:r>
      </w:del>
      <w:ins w:id="1838" w:author="Sidhant Gupta" w:date="2014-03-19T22:11:00Z">
        <w:r w:rsidR="00DD1602">
          <w:t xml:space="preserve">We observed that for </w:t>
        </w:r>
      </w:ins>
      <w:r>
        <w:t xml:space="preserve">all positions on the breaker panel, the minimum accuracy </w:t>
      </w:r>
      <w:ins w:id="1839" w:author="Sidhant Gupta" w:date="2014-03-19T22:12:00Z">
        <w:r w:rsidR="00DD1602">
          <w:t>was</w:t>
        </w:r>
      </w:ins>
      <w:del w:id="1840" w:author="Sidhant Gupta" w:date="2014-03-19T22:12:00Z">
        <w:r w:rsidDel="00DD1602">
          <w:delText>i</w:delText>
        </w:r>
      </w:del>
      <w:ins w:id="1841" w:author="CSE" w:date="2014-03-18T21:13:00Z">
        <w:del w:id="1842" w:author="Sidhant Gupta" w:date="2014-03-19T22:12:00Z">
          <w:r w:rsidR="00642622" w:rsidDel="00DD1602">
            <w:delText>s</w:delText>
          </w:r>
        </w:del>
      </w:ins>
      <w:del w:id="1843" w:author="CSE" w:date="2014-03-18T21:13:00Z">
        <w:r w:rsidDel="00642622">
          <w:delText>s more than</w:delText>
        </w:r>
      </w:del>
      <w:r>
        <w:t xml:space="preserve"> </w:t>
      </w:r>
      <w:ins w:id="1844" w:author="CSE" w:date="2014-03-18T21:13:00Z">
        <w:r w:rsidR="00642622">
          <w:t>96.3</w:t>
        </w:r>
      </w:ins>
      <w:ins w:id="1845" w:author="Sidhant Gupta" w:date="2014-03-19T22:12:00Z">
        <w:r w:rsidR="00DD1602">
          <w:t>%</w:t>
        </w:r>
      </w:ins>
      <w:del w:id="1846" w:author="CSE" w:date="2014-03-18T21:13:00Z">
        <w:r w:rsidDel="00642622">
          <w:delText>93%</w:delText>
        </w:r>
      </w:del>
      <w:r>
        <w:t xml:space="preserve"> </w:t>
      </w:r>
      <w:del w:id="1847" w:author="Sidhant Gupta" w:date="2014-03-19T22:12:00Z">
        <w:r w:rsidDel="00DD1602">
          <w:delText xml:space="preserve">and </w:delText>
        </w:r>
      </w:del>
      <w:ins w:id="1848" w:author="Sidhant Gupta" w:date="2014-03-19T22:12:00Z">
        <w:r w:rsidR="00DD1602">
          <w:t xml:space="preserve">with an </w:t>
        </w:r>
      </w:ins>
      <w:r>
        <w:t xml:space="preserve">average accuracy </w:t>
      </w:r>
      <w:del w:id="1849" w:author="Sidhant Gupta" w:date="2014-03-19T22:12:00Z">
        <w:r w:rsidDel="00DD1602">
          <w:delText xml:space="preserve">is </w:delText>
        </w:r>
      </w:del>
      <w:ins w:id="1850" w:author="Sidhant Gupta" w:date="2014-03-19T22:12:00Z">
        <w:r w:rsidR="00DD1602">
          <w:t xml:space="preserve">of </w:t>
        </w:r>
      </w:ins>
      <w:r>
        <w:t>9</w:t>
      </w:r>
      <w:ins w:id="1851" w:author="CSE" w:date="2014-03-18T21:13:00Z">
        <w:r w:rsidR="004B7837">
          <w:t>7.</w:t>
        </w:r>
      </w:ins>
      <w:ins w:id="1852" w:author="CSE" w:date="2014-03-18T22:56:00Z">
        <w:r w:rsidR="004B7837">
          <w:t>4</w:t>
        </w:r>
      </w:ins>
      <w:del w:id="1853" w:author="CSE" w:date="2014-03-18T21:13:00Z">
        <w:r w:rsidDel="00642622">
          <w:delText>6.2</w:delText>
        </w:r>
      </w:del>
      <w:r>
        <w:t xml:space="preserve">%. This experiment </w:t>
      </w:r>
      <w:del w:id="1854" w:author="Sidhant Gupta" w:date="2014-03-19T22:12:00Z">
        <w:r w:rsidDel="00DD1602">
          <w:delText xml:space="preserve">shows </w:delText>
        </w:r>
      </w:del>
      <w:ins w:id="1855" w:author="Sidhant Gupta" w:date="2014-03-19T22:12:00Z">
        <w:r w:rsidR="00DD1602">
          <w:t xml:space="preserve">confirmed </w:t>
        </w:r>
      </w:ins>
      <w:r>
        <w:t xml:space="preserve">that </w:t>
      </w:r>
      <w:ins w:id="1856" w:author="Sidhant Gupta" w:date="2014-03-19T22:12:00Z">
        <w:r w:rsidR="00DD1602">
          <w:t xml:space="preserve">our approach </w:t>
        </w:r>
      </w:ins>
      <w:del w:id="1857" w:author="Sidhant Gupta" w:date="2014-03-19T22:12:00Z">
        <w:r w:rsidR="008B5C3D" w:rsidDel="00DD1602">
          <w:delText>the system</w:delText>
        </w:r>
        <w:r w:rsidDel="00DD1602">
          <w:delText xml:space="preserve"> </w:delText>
        </w:r>
      </w:del>
      <w:r>
        <w:t xml:space="preserve">works </w:t>
      </w:r>
      <w:del w:id="1858" w:author="Sidhant Gupta" w:date="2014-03-19T22:13:00Z">
        <w:r w:rsidDel="00DD1602">
          <w:delText>on any</w:delText>
        </w:r>
      </w:del>
      <w:ins w:id="1859" w:author="Sidhant Gupta" w:date="2014-03-19T22:13:00Z">
        <w:r w:rsidR="00DD1602">
          <w:t>independent of</w:t>
        </w:r>
      </w:ins>
      <w:r>
        <w:t xml:space="preserve"> </w:t>
      </w:r>
      <w:ins w:id="1860" w:author="Sidhant Gupta" w:date="2014-03-19T22:13:00Z">
        <w:r w:rsidR="00DD1602">
          <w:t xml:space="preserve">sensor </w:t>
        </w:r>
      </w:ins>
      <w:r>
        <w:t xml:space="preserve">position </w:t>
      </w:r>
      <w:del w:id="1861" w:author="Sidhant Gupta" w:date="2014-03-19T22:13:00Z">
        <w:r w:rsidDel="00DD1602">
          <w:delText xml:space="preserve">of </w:delText>
        </w:r>
      </w:del>
      <w:ins w:id="1862" w:author="Sidhant Gupta" w:date="2014-03-19T22:13:00Z">
        <w:r w:rsidR="00DD1602">
          <w:t xml:space="preserve">on </w:t>
        </w:r>
      </w:ins>
      <w:r>
        <w:t xml:space="preserve">the breaker panel with </w:t>
      </w:r>
      <w:del w:id="1863" w:author="Sidhant Gupta" w:date="2014-03-19T22:13:00Z">
        <w:r w:rsidDel="00DD1602">
          <w:delText>good enough</w:delText>
        </w:r>
      </w:del>
      <w:ins w:id="1864" w:author="Sidhant Gupta" w:date="2014-03-19T22:13:00Z">
        <w:r w:rsidR="00DD1602">
          <w:t>high</w:t>
        </w:r>
      </w:ins>
      <w:r>
        <w:t xml:space="preserve"> accuracy.</w:t>
      </w:r>
      <w:del w:id="1865" w:author="CSE" w:date="2014-03-19T15:36:00Z">
        <w:r w:rsidDel="005B6FF4">
          <w:delText xml:space="preserve"> </w:delText>
        </w:r>
      </w:del>
    </w:p>
    <w:p w:rsidR="00FD7054" w:rsidDel="00642622" w:rsidRDefault="00027A93" w:rsidP="00FD7054">
      <w:pPr>
        <w:rPr>
          <w:del w:id="1866" w:author="CSE" w:date="2014-03-18T21:13:00Z"/>
        </w:rPr>
      </w:pPr>
      <w:del w:id="1867" w:author="CSE" w:date="2014-03-18T21:13:00Z">
        <w:r w:rsidDel="00642622">
          <w:delText>To further analyze the sensor positioning ef</w:delText>
        </w:r>
        <w:r w:rsidR="008A482F" w:rsidDel="00642622">
          <w:delText>fect in real home environment with natural electrical activities</w:delText>
        </w:r>
        <w:r w:rsidDel="00642622">
          <w:delText>, we put the sensor unit on one o</w:delText>
        </w:r>
        <w:r w:rsidR="0004427C" w:rsidDel="00642622">
          <w:delText>f those 10 positions (shaded yellow</w:delText>
        </w:r>
        <w:r w:rsidR="00EF57E2" w:rsidDel="00642622">
          <w:delText xml:space="preserve"> in Figure</w:delText>
        </w:r>
        <w:r w:rsidR="00941A5A" w:rsidDel="00642622">
          <w:delText xml:space="preserve"> 13</w:delText>
        </w:r>
        <w:r w:rsidDel="00642622">
          <w:delText>) and run the system for 24 hours.</w:delText>
        </w:r>
        <w:r w:rsidR="008A482F" w:rsidDel="00642622">
          <w:delText xml:space="preserve"> The minimum and maximum power range within these 24 hours was from 273 W to 4893 W and </w:delText>
        </w:r>
        <w:r w:rsidR="002E0702" w:rsidDel="00642622">
          <w:delText xml:space="preserve">the average </w:delText>
        </w:r>
        <w:r w:rsidR="008A482F" w:rsidDel="00642622">
          <w:delText xml:space="preserve">accuracy </w:delText>
        </w:r>
        <w:r w:rsidR="001F2B29" w:rsidDel="00642622">
          <w:delText xml:space="preserve">we calculated </w:delText>
        </w:r>
        <w:r w:rsidR="008A482F" w:rsidDel="00642622">
          <w:delText xml:space="preserve">was 94.1%. This experiment further validates </w:delText>
        </w:r>
        <w:r w:rsidR="002E0702" w:rsidDel="00642622">
          <w:delText xml:space="preserve">our claim on sensor placement invariance.  </w:delText>
        </w:r>
      </w:del>
    </w:p>
    <w:p w:rsidR="00EF57E2" w:rsidDel="005B6FF4" w:rsidRDefault="00EF57E2" w:rsidP="00FD7054">
      <w:pPr>
        <w:rPr>
          <w:del w:id="1868" w:author="CSE" w:date="2014-03-19T15:36:00Z"/>
        </w:rPr>
      </w:pPr>
    </w:p>
    <w:p w:rsidR="00EF57E2" w:rsidDel="005B6FF4" w:rsidRDefault="00EF57E2">
      <w:pPr>
        <w:rPr>
          <w:del w:id="1869" w:author="CSE" w:date="2014-03-19T15:36:00Z"/>
        </w:rPr>
        <w:pPrChange w:id="1870" w:author="CSE" w:date="2014-03-19T15:36:00Z">
          <w:pPr>
            <w:jc w:val="center"/>
          </w:pPr>
        </w:pPrChange>
      </w:pPr>
      <w:moveFromRangeStart w:id="1871" w:author="CSE" w:date="2014-03-19T15:51:00Z" w:name="move383006663"/>
      <w:moveFrom w:id="1872" w:author="CSE" w:date="2014-03-19T15:51:00Z">
        <w:r w:rsidDel="005B6FF4">
          <w:rPr>
            <w:noProof/>
          </w:rPr>
          <w:drawing>
            <wp:inline distT="0" distB="0" distL="0" distR="0" wp14:anchorId="4F1977D3" wp14:editId="1F16A7F4">
              <wp:extent cx="2449152" cy="269406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52546" cy="2697801"/>
                      </a:xfrm>
                      <a:prstGeom prst="rect">
                        <a:avLst/>
                      </a:prstGeom>
                      <a:noFill/>
                      <a:ln>
                        <a:noFill/>
                      </a:ln>
                    </pic:spPr>
                  </pic:pic>
                </a:graphicData>
              </a:graphic>
            </wp:inline>
          </w:drawing>
        </w:r>
      </w:moveFrom>
      <w:moveFromRangeEnd w:id="1871"/>
    </w:p>
    <w:p w:rsidR="00EF57E2" w:rsidRPr="00980131" w:rsidRDefault="00302BCF">
      <w:pPr>
        <w:pPrChange w:id="1873" w:author="CSE" w:date="2014-03-19T15:36:00Z">
          <w:pPr>
            <w:pStyle w:val="Caption"/>
          </w:pPr>
        </w:pPrChange>
      </w:pPr>
      <w:del w:id="1874" w:author="CSE" w:date="2014-03-19T15:35:00Z">
        <w:r w:rsidDel="005B6FF4">
          <w:delText>Figure 12</w:delText>
        </w:r>
        <w:r w:rsidR="00EF57E2" w:rsidRPr="00980131" w:rsidDel="005B6FF4">
          <w:delText>: Accuracy on different positions. Min accuracy: 9</w:delText>
        </w:r>
      </w:del>
      <w:del w:id="1875" w:author="CSE" w:date="2014-03-18T22:54:00Z">
        <w:r w:rsidR="00EF57E2" w:rsidRPr="00980131" w:rsidDel="004B7837">
          <w:delText>3.6</w:delText>
        </w:r>
      </w:del>
      <w:del w:id="1876" w:author="CSE" w:date="2014-03-19T15:35:00Z">
        <w:r w:rsidR="00EF57E2" w:rsidRPr="00980131" w:rsidDel="005B6FF4">
          <w:delText>%. Average accuracy: 9</w:delText>
        </w:r>
      </w:del>
      <w:del w:id="1877" w:author="CSE" w:date="2014-03-18T22:55:00Z">
        <w:r w:rsidR="00EF57E2" w:rsidRPr="00980131" w:rsidDel="004B7837">
          <w:delText>6</w:delText>
        </w:r>
      </w:del>
      <w:del w:id="1878" w:author="CSE" w:date="2014-03-19T15:35:00Z">
        <w:r w:rsidR="00EF57E2" w:rsidRPr="00980131" w:rsidDel="005B6FF4">
          <w:delText>.</w:delText>
        </w:r>
      </w:del>
      <w:del w:id="1879" w:author="CSE" w:date="2014-03-18T22:55:00Z">
        <w:r w:rsidR="00EF57E2" w:rsidRPr="00980131" w:rsidDel="004B7837">
          <w:delText>2</w:delText>
        </w:r>
      </w:del>
      <w:del w:id="1880" w:author="CSE" w:date="2014-03-19T15:35:00Z">
        <w:r w:rsidR="00EF57E2" w:rsidRPr="00980131" w:rsidDel="005B6FF4">
          <w:delText xml:space="preserve">%.  </w:delText>
        </w:r>
      </w:del>
      <w:del w:id="1881" w:author="CSE" w:date="2014-03-18T22:56:00Z">
        <w:r w:rsidR="00EF57E2" w:rsidRPr="00980131" w:rsidDel="004B7837">
          <w:delText>Yellow shading shows the sensor placement used for 24 hours study.</w:delText>
        </w:r>
      </w:del>
    </w:p>
    <w:p w:rsidR="00860FA6" w:rsidRDefault="00860FA6" w:rsidP="00521EB8">
      <w:pPr>
        <w:pStyle w:val="Heading2"/>
      </w:pPr>
      <w:r>
        <w:t>Accuracy without calibrator</w:t>
      </w:r>
    </w:p>
    <w:p w:rsidR="00D44298" w:rsidRDefault="00860FA6" w:rsidP="00B7513B">
      <w:r>
        <w:t xml:space="preserve">The longer our system runs in a </w:t>
      </w:r>
      <w:del w:id="1882" w:author="CSE" w:date="2014-03-19T15:39:00Z">
        <w:r w:rsidDel="001243FF">
          <w:delText>house,</w:delText>
        </w:r>
      </w:del>
      <w:ins w:id="1883" w:author="CSE" w:date="2014-03-19T15:39:00Z">
        <w:r w:rsidR="001243FF">
          <w:t>house;</w:t>
        </w:r>
      </w:ins>
      <w:r w:rsidR="00CE5A72">
        <w:t xml:space="preserve"> </w:t>
      </w:r>
      <w:ins w:id="1884" w:author="Sidhant Gupta" w:date="2014-03-19T22:14:00Z">
        <w:r w:rsidR="00D6737E">
          <w:t>the number of</w:t>
        </w:r>
      </w:ins>
      <w:del w:id="1885" w:author="Sidhant Gupta" w:date="2014-03-19T22:14:00Z">
        <w:r w:rsidR="00CE5A72" w:rsidDel="00D6737E">
          <w:delText>the</w:delText>
        </w:r>
      </w:del>
      <w:r w:rsidR="00CE5A72">
        <w:t xml:space="preserve"> calibrated</w:t>
      </w:r>
      <w:r w:rsidR="00B7513B">
        <w:t xml:space="preserve"> region</w:t>
      </w:r>
      <w:ins w:id="1886" w:author="Sidhant Gupta" w:date="2014-03-19T22:14:00Z">
        <w:r w:rsidR="00D6737E">
          <w:t>s</w:t>
        </w:r>
      </w:ins>
      <w:r w:rsidR="00B7513B">
        <w:t xml:space="preserve"> </w:t>
      </w:r>
      <w:del w:id="1887" w:author="Sidhant Gupta" w:date="2014-03-19T22:14:00Z">
        <w:r w:rsidR="00B7513B" w:rsidDel="00D6737E">
          <w:delText>gets more and mor</w:delText>
        </w:r>
        <w:r w:rsidR="00CE5A72" w:rsidDel="00D6737E">
          <w:delText>e</w:delText>
        </w:r>
      </w:del>
      <w:ins w:id="1888" w:author="Sidhant Gupta" w:date="2014-03-19T22:14:00Z">
        <w:r w:rsidR="00D6737E">
          <w:t>becomes</w:t>
        </w:r>
      </w:ins>
      <w:r w:rsidR="00CE5A72">
        <w:t xml:space="preserve"> wider and </w:t>
      </w:r>
      <w:ins w:id="1889" w:author="Sidhant Gupta" w:date="2014-03-19T22:14:00Z">
        <w:r w:rsidR="00D6737E">
          <w:t xml:space="preserve">more </w:t>
        </w:r>
      </w:ins>
      <w:r w:rsidR="00CE5A72">
        <w:t xml:space="preserve">accurate. </w:t>
      </w:r>
      <w:r w:rsidR="004E45BE">
        <w:t xml:space="preserve">At the same time, the number of </w:t>
      </w:r>
      <w:r w:rsidR="00503AB3">
        <w:t>calibration cycle also gets</w:t>
      </w:r>
      <w:r w:rsidR="004E45BE">
        <w:t xml:space="preserve"> less frequent. </w:t>
      </w:r>
      <w:r w:rsidR="00CE5A72">
        <w:t>Once</w:t>
      </w:r>
      <w:r w:rsidR="00B7513B">
        <w:t xml:space="preserve"> it covers the entire range for a house, the calibra</w:t>
      </w:r>
      <w:r w:rsidR="00CE5A72">
        <w:t xml:space="preserve">tion frequency </w:t>
      </w:r>
      <w:del w:id="1890" w:author="Sidhant Gupta" w:date="2014-03-19T22:15:00Z">
        <w:r w:rsidR="00CE5A72" w:rsidDel="00D6737E">
          <w:delText xml:space="preserve">gets </w:delText>
        </w:r>
        <w:r w:rsidR="00503AB3" w:rsidDel="00D6737E">
          <w:delText>even</w:delText>
        </w:r>
        <w:r w:rsidR="00154786" w:rsidDel="00D6737E">
          <w:delText xml:space="preserve"> less</w:delText>
        </w:r>
        <w:r w:rsidR="00503AB3" w:rsidDel="00D6737E">
          <w:delText>er</w:delText>
        </w:r>
      </w:del>
      <w:ins w:id="1891" w:author="Sidhant Gupta" w:date="2014-03-19T22:15:00Z">
        <w:r w:rsidR="00D6737E">
          <w:t>further decreases</w:t>
        </w:r>
      </w:ins>
      <w:r w:rsidR="00CE5A72">
        <w:t xml:space="preserve">. </w:t>
      </w:r>
      <w:del w:id="1892" w:author="Sidhant Gupta" w:date="2014-03-19T22:15:00Z">
        <w:r w:rsidR="00CE5A72" w:rsidDel="00D6737E">
          <w:delText xml:space="preserve">So </w:delText>
        </w:r>
      </w:del>
      <w:ins w:id="1893" w:author="Sidhant Gupta" w:date="2014-03-19T22:15:00Z">
        <w:r w:rsidR="00D6737E">
          <w:t xml:space="preserve">Thus, </w:t>
        </w:r>
      </w:ins>
      <w:r w:rsidR="00B7513B">
        <w:t>as long as the power consumption resides within</w:t>
      </w:r>
      <w:r w:rsidR="00CE5A72">
        <w:t xml:space="preserve"> calibrated region, the calibrator </w:t>
      </w:r>
      <w:del w:id="1894" w:author="Sidhant Gupta" w:date="2014-03-19T22:16:00Z">
        <w:r w:rsidR="00CE5A72" w:rsidDel="00D6737E">
          <w:delText xml:space="preserve">can </w:delText>
        </w:r>
      </w:del>
      <w:ins w:id="1895" w:author="Sidhant Gupta" w:date="2014-03-19T22:16:00Z">
        <w:r w:rsidR="00D6737E">
          <w:t xml:space="preserve">could </w:t>
        </w:r>
      </w:ins>
      <w:r w:rsidR="00CE5A72">
        <w:t xml:space="preserve">be </w:t>
      </w:r>
      <w:del w:id="1896" w:author="Sidhant Gupta" w:date="2014-03-19T22:16:00Z">
        <w:r w:rsidR="00CE5A72" w:rsidDel="00116727">
          <w:delText xml:space="preserve">plugged </w:delText>
        </w:r>
      </w:del>
      <w:ins w:id="1897" w:author="Sidhant Gupta" w:date="2014-03-19T22:16:00Z">
        <w:r w:rsidR="00116727">
          <w:t xml:space="preserve">turned </w:t>
        </w:r>
      </w:ins>
      <w:r w:rsidR="00CE5A72">
        <w:t xml:space="preserve">off </w:t>
      </w:r>
      <w:del w:id="1898" w:author="Sidhant Gupta" w:date="2014-03-19T22:16:00Z">
        <w:r w:rsidR="00CE5A72" w:rsidDel="00D6737E">
          <w:delText>from the system and the accuracy should not drop</w:delText>
        </w:r>
        <w:r w:rsidR="000A13B8" w:rsidDel="00D6737E">
          <w:delText xml:space="preserve"> much</w:delText>
        </w:r>
      </w:del>
      <w:ins w:id="1899" w:author="Sidhant Gupta" w:date="2014-03-19T22:16:00Z">
        <w:r w:rsidR="00D6737E">
          <w:t>with little effect on the overall accuracy</w:t>
        </w:r>
      </w:ins>
      <w:r w:rsidR="00CE5A72">
        <w:t>.</w:t>
      </w:r>
      <w:ins w:id="1900" w:author="Sidhant Gupta" w:date="2014-03-19T22:16:00Z">
        <w:r w:rsidR="00D6737E">
          <w:t xml:space="preserve"> To test this hypothesis,</w:t>
        </w:r>
      </w:ins>
      <w:r w:rsidR="00CE5A72">
        <w:t xml:space="preserve"> </w:t>
      </w:r>
      <w:del w:id="1901" w:author="Sidhant Gupta" w:date="2014-03-19T22:16:00Z">
        <w:r w:rsidR="00CE5A72" w:rsidDel="00D6737E">
          <w:delText xml:space="preserve">We </w:delText>
        </w:r>
      </w:del>
      <w:ins w:id="1902" w:author="Sidhant Gupta" w:date="2014-03-19T22:16:00Z">
        <w:r w:rsidR="00D6737E">
          <w:t>we performed an additional</w:t>
        </w:r>
      </w:ins>
      <w:del w:id="1903" w:author="Sidhant Gupta" w:date="2014-03-19T22:16:00Z">
        <w:r w:rsidR="00CE5A72" w:rsidDel="00D6737E">
          <w:delText>i</w:delText>
        </w:r>
        <w:r w:rsidR="00D44298" w:rsidDel="00D6737E">
          <w:delText>nvestigated this effect further with</w:delText>
        </w:r>
      </w:del>
      <w:r w:rsidR="00D44298">
        <w:t xml:space="preserve"> </w:t>
      </w:r>
      <w:del w:id="1904" w:author="Sidhant Gupta" w:date="2014-03-19T22:16:00Z">
        <w:r w:rsidR="00D44298" w:rsidDel="00D6737E">
          <w:delText xml:space="preserve">an </w:delText>
        </w:r>
      </w:del>
      <w:r w:rsidR="00D44298">
        <w:t xml:space="preserve">experiment. </w:t>
      </w:r>
    </w:p>
    <w:p w:rsidR="00D44298" w:rsidDel="00E6621A" w:rsidRDefault="00D44298" w:rsidP="00B7513B">
      <w:pPr>
        <w:rPr>
          <w:del w:id="1905" w:author="Sidhant Gupta" w:date="2014-03-19T22:19:00Z"/>
        </w:rPr>
      </w:pPr>
      <w:del w:id="1906" w:author="Sidhant Gupta" w:date="2014-03-19T22:17:00Z">
        <w:r w:rsidDel="00116727">
          <w:delText xml:space="preserve">At first </w:delText>
        </w:r>
      </w:del>
      <w:ins w:id="1907" w:author="Sidhant Gupta" w:date="2014-03-19T22:17:00Z">
        <w:r w:rsidR="00116727">
          <w:t xml:space="preserve">First, </w:t>
        </w:r>
      </w:ins>
      <w:r>
        <w:t>we ran our syste</w:t>
      </w:r>
      <w:r w:rsidR="00E30615">
        <w:t xml:space="preserve">m for 24 hours in a home </w:t>
      </w:r>
      <w:r w:rsidR="000A13B8">
        <w:t xml:space="preserve">with all the existing appliances </w:t>
      </w:r>
      <w:r w:rsidR="00E30615">
        <w:t>and system calibrated the region from 247</w:t>
      </w:r>
      <w:ins w:id="1908" w:author="CSE" w:date="2014-03-19T15:39:00Z">
        <w:r w:rsidR="001243FF">
          <w:t> </w:t>
        </w:r>
      </w:ins>
      <w:del w:id="1909" w:author="CSE" w:date="2014-03-19T11:40:00Z">
        <w:r w:rsidR="00E30615" w:rsidDel="00F0526D">
          <w:delText xml:space="preserve"> </w:delText>
        </w:r>
      </w:del>
      <w:r w:rsidR="00E30615">
        <w:t>W – 5344</w:t>
      </w:r>
      <w:ins w:id="1910" w:author="CSE" w:date="2014-03-19T15:39:00Z">
        <w:r w:rsidR="001243FF">
          <w:t> W</w:t>
        </w:r>
      </w:ins>
      <w:del w:id="1911" w:author="CSE" w:date="2014-03-19T11:40:00Z">
        <w:r w:rsidR="00E30615" w:rsidDel="00F0526D">
          <w:delText xml:space="preserve"> </w:delText>
        </w:r>
      </w:del>
      <w:del w:id="1912" w:author="Sidhant Gupta" w:date="2014-03-19T22:17:00Z">
        <w:r w:rsidR="00E30615" w:rsidDel="005D2A2D">
          <w:delText>W</w:delText>
        </w:r>
      </w:del>
      <w:ins w:id="1913" w:author="Sidhant Gupta" w:date="2014-03-19T22:17:00Z">
        <w:r w:rsidR="005D2A2D">
          <w:t>,</w:t>
        </w:r>
      </w:ins>
      <w:del w:id="1914" w:author="Sidhant Gupta" w:date="2014-03-19T22:17:00Z">
        <w:r w:rsidR="00E30615" w:rsidDel="005D2A2D">
          <w:delText>.</w:delText>
        </w:r>
      </w:del>
      <w:r w:rsidR="000A13B8">
        <w:t xml:space="preserve"> </w:t>
      </w:r>
      <w:del w:id="1915" w:author="Sidhant Gupta" w:date="2014-03-19T22:17:00Z">
        <w:r w:rsidR="000A13B8" w:rsidDel="005D2A2D">
          <w:delText>Within this time period, the</w:delText>
        </w:r>
      </w:del>
      <w:ins w:id="1916" w:author="Sidhant Gupta" w:date="2014-03-19T22:17:00Z">
        <w:r w:rsidR="005D2A2D">
          <w:t>yielding an</w:t>
        </w:r>
      </w:ins>
      <w:r w:rsidR="000A13B8">
        <w:t xml:space="preserve"> </w:t>
      </w:r>
      <w:ins w:id="1917" w:author="CSE" w:date="2014-03-19T11:39:00Z">
        <w:r w:rsidR="00F0526D">
          <w:t xml:space="preserve">overall </w:t>
        </w:r>
      </w:ins>
      <w:r w:rsidR="000A13B8">
        <w:t xml:space="preserve">accuracy of </w:t>
      </w:r>
      <w:del w:id="1918" w:author="Sidhant Gupta" w:date="2014-03-19T22:17:00Z">
        <w:r w:rsidR="000A13B8" w:rsidDel="00DB08D1">
          <w:delText xml:space="preserve">our system was </w:delText>
        </w:r>
      </w:del>
      <w:r w:rsidR="000A13B8">
        <w:t xml:space="preserve">95.7%. </w:t>
      </w:r>
      <w:del w:id="1919" w:author="Sidhant Gupta" w:date="2014-03-19T22:17:00Z">
        <w:r w:rsidR="000A13B8" w:rsidDel="00DB08D1">
          <w:delText xml:space="preserve">After </w:delText>
        </w:r>
      </w:del>
      <w:ins w:id="1920" w:author="Sidhant Gupta" w:date="2014-03-19T22:17:00Z">
        <w:r w:rsidR="00DB08D1">
          <w:t xml:space="preserve">Next, </w:t>
        </w:r>
      </w:ins>
      <w:del w:id="1921" w:author="Sidhant Gupta" w:date="2014-03-19T22:17:00Z">
        <w:r w:rsidR="000A13B8" w:rsidDel="00DB08D1">
          <w:delText xml:space="preserve">that </w:delText>
        </w:r>
      </w:del>
      <w:r w:rsidR="000A13B8">
        <w:t>we turned the calibrator off and introduce</w:t>
      </w:r>
      <w:ins w:id="1922" w:author="Sidhant Gupta" w:date="2014-03-19T22:17:00Z">
        <w:r w:rsidR="00DB08D1">
          <w:t>d</w:t>
        </w:r>
      </w:ins>
      <w:r w:rsidR="000A13B8">
        <w:t xml:space="preserve"> four new appliances (two bulbs of</w:t>
      </w:r>
      <w:r w:rsidR="003545F1">
        <w:t xml:space="preserve"> 125</w:t>
      </w:r>
      <w:ins w:id="1923" w:author="CSE" w:date="2014-03-19T15:39:00Z">
        <w:r w:rsidR="001243FF">
          <w:t> </w:t>
        </w:r>
      </w:ins>
      <w:del w:id="1924" w:author="CSE" w:date="2014-03-19T15:39:00Z">
        <w:r w:rsidR="003545F1" w:rsidDel="001243FF">
          <w:delText xml:space="preserve"> </w:delText>
        </w:r>
      </w:del>
      <w:r w:rsidR="003545F1">
        <w:t>W and 250</w:t>
      </w:r>
      <w:ins w:id="1925" w:author="CSE" w:date="2014-03-19T15:39:00Z">
        <w:r w:rsidR="001243FF">
          <w:t> </w:t>
        </w:r>
      </w:ins>
      <w:del w:id="1926" w:author="CSE" w:date="2014-03-19T15:39:00Z">
        <w:r w:rsidR="003545F1" w:rsidDel="001243FF">
          <w:delText xml:space="preserve"> </w:delText>
        </w:r>
      </w:del>
      <w:r w:rsidR="003545F1">
        <w:t>W, one fan of 100</w:t>
      </w:r>
      <w:ins w:id="1927" w:author="CSE" w:date="2014-03-19T15:39:00Z">
        <w:r w:rsidR="001243FF">
          <w:t> </w:t>
        </w:r>
      </w:ins>
      <w:del w:id="1928" w:author="CSE" w:date="2014-03-19T15:39:00Z">
        <w:r w:rsidR="000A13B8" w:rsidDel="001243FF">
          <w:delText xml:space="preserve"> </w:delText>
        </w:r>
      </w:del>
      <w:r w:rsidR="000A13B8">
        <w:t>W, and a heater of 700</w:t>
      </w:r>
      <w:ins w:id="1929" w:author="CSE" w:date="2014-03-19T15:39:00Z">
        <w:r w:rsidR="001243FF">
          <w:t> </w:t>
        </w:r>
      </w:ins>
      <w:del w:id="1930" w:author="CSE" w:date="2014-03-19T15:39:00Z">
        <w:r w:rsidR="000A13B8" w:rsidDel="001243FF">
          <w:delText xml:space="preserve"> </w:delText>
        </w:r>
      </w:del>
      <w:r w:rsidR="000A13B8">
        <w:t>W). We tur</w:t>
      </w:r>
      <w:r w:rsidR="003545F1">
        <w:t>n</w:t>
      </w:r>
      <w:ins w:id="1931" w:author="Sidhant Gupta" w:date="2014-03-19T22:18:00Z">
        <w:r w:rsidR="00DB08D1">
          <w:t>ed</w:t>
        </w:r>
      </w:ins>
      <w:r w:rsidR="003545F1">
        <w:t xml:space="preserve"> </w:t>
      </w:r>
      <w:del w:id="1932" w:author="Sidhant Gupta" w:date="2014-03-19T22:18:00Z">
        <w:r w:rsidR="003545F1" w:rsidDel="00DB08D1">
          <w:delText xml:space="preserve">on </w:delText>
        </w:r>
      </w:del>
      <w:r w:rsidR="003545F1">
        <w:t>each of the appliances</w:t>
      </w:r>
      <w:ins w:id="1933" w:author="Sidhant Gupta" w:date="2014-03-19T22:18:00Z">
        <w:r w:rsidR="00DB08D1">
          <w:t xml:space="preserve"> on,</w:t>
        </w:r>
      </w:ins>
      <w:r w:rsidR="003545F1">
        <w:t xml:space="preserve"> both individually and </w:t>
      </w:r>
      <w:del w:id="1934" w:author="Sidhant Gupta" w:date="2014-03-19T22:18:00Z">
        <w:r w:rsidR="003545F1" w:rsidDel="00DB08D1">
          <w:delText xml:space="preserve">together </w:delText>
        </w:r>
      </w:del>
      <w:ins w:id="1935" w:author="Sidhant Gupta" w:date="2014-03-19T22:18:00Z">
        <w:r w:rsidR="00DB08D1">
          <w:t xml:space="preserve">in combination </w:t>
        </w:r>
      </w:ins>
      <w:r w:rsidR="003545F1">
        <w:t xml:space="preserve">while keeping the total power consumption within the calibrated range. This </w:t>
      </w:r>
      <w:del w:id="1936" w:author="Sidhant Gupta" w:date="2014-03-19T22:18:00Z">
        <w:r w:rsidR="003545F1" w:rsidDel="00DB08D1">
          <w:delText>time the</w:delText>
        </w:r>
      </w:del>
      <w:ins w:id="1937" w:author="Sidhant Gupta" w:date="2014-03-19T22:18:00Z">
        <w:r w:rsidR="00DB08D1">
          <w:t xml:space="preserve">resulted in </w:t>
        </w:r>
      </w:ins>
      <w:ins w:id="1938" w:author="Sidhant Gupta" w:date="2014-03-19T22:19:00Z">
        <w:r w:rsidR="00E6621A">
          <w:t>a small drop in</w:t>
        </w:r>
      </w:ins>
      <w:r w:rsidR="003545F1">
        <w:t xml:space="preserve"> accuracy </w:t>
      </w:r>
      <w:del w:id="1939" w:author="Sidhant Gupta" w:date="2014-03-19T22:18:00Z">
        <w:r w:rsidR="003545F1" w:rsidDel="00DB08D1">
          <w:delText>we achieved wa</w:delText>
        </w:r>
      </w:del>
      <w:ins w:id="1940" w:author="Sidhant Gupta" w:date="2014-03-19T22:19:00Z">
        <w:r w:rsidR="00E6621A">
          <w:t xml:space="preserve"> yielding</w:t>
        </w:r>
      </w:ins>
      <w:del w:id="1941" w:author="Sidhant Gupta" w:date="2014-03-19T22:18:00Z">
        <w:r w:rsidR="003545F1" w:rsidDel="00DB08D1">
          <w:delText>s</w:delText>
        </w:r>
      </w:del>
      <w:r w:rsidR="003545F1">
        <w:t xml:space="preserve"> 94.2%</w:t>
      </w:r>
      <w:ins w:id="1942" w:author="Sidhant Gupta" w:date="2014-03-19T22:19:00Z">
        <w:r w:rsidR="00E6621A">
          <w:t xml:space="preserve">. </w:t>
        </w:r>
      </w:ins>
      <w:del w:id="1943" w:author="Sidhant Gupta" w:date="2014-03-19T22:19:00Z">
        <w:r w:rsidR="003545F1" w:rsidDel="00E6621A">
          <w:delText>.</w:delText>
        </w:r>
      </w:del>
    </w:p>
    <w:p w:rsidR="00521EB8" w:rsidRDefault="003545F1" w:rsidP="00E95167">
      <w:pPr>
        <w:rPr>
          <w:ins w:id="1944" w:author="CSE" w:date="2014-03-19T15:53:00Z"/>
        </w:rPr>
      </w:pPr>
      <w:r>
        <w:t xml:space="preserve">This experiment </w:t>
      </w:r>
      <w:del w:id="1945" w:author="Sidhant Gupta" w:date="2014-03-19T22:19:00Z">
        <w:r w:rsidDel="00E6621A">
          <w:delText xml:space="preserve">shows </w:delText>
        </w:r>
      </w:del>
      <w:ins w:id="1946" w:author="Sidhant Gupta" w:date="2014-03-19T22:19:00Z">
        <w:r w:rsidR="00E6621A">
          <w:t xml:space="preserve">confirmed </w:t>
        </w:r>
      </w:ins>
      <w:r>
        <w:t xml:space="preserve">that even with the calibrator </w:t>
      </w:r>
      <w:del w:id="1947" w:author="Sidhant Gupta" w:date="2014-03-19T22:19:00Z">
        <w:r w:rsidR="00BA27B9" w:rsidDel="00E6621A">
          <w:delText xml:space="preserve">plugged </w:delText>
        </w:r>
      </w:del>
      <w:ins w:id="1948" w:author="Sidhant Gupta" w:date="2014-03-19T22:19:00Z">
        <w:r w:rsidR="00E6621A">
          <w:t xml:space="preserve">turned </w:t>
        </w:r>
      </w:ins>
      <w:r w:rsidR="00BA27B9">
        <w:t xml:space="preserve">off and new appliances </w:t>
      </w:r>
      <w:del w:id="1949" w:author="Sidhant Gupta" w:date="2014-03-19T22:20:00Z">
        <w:r w:rsidR="00BA27B9" w:rsidDel="000A4F32">
          <w:delText xml:space="preserve">are </w:delText>
        </w:r>
      </w:del>
      <w:ins w:id="1950" w:author="Sidhant Gupta" w:date="2014-03-19T22:20:00Z">
        <w:r w:rsidR="000A4F32">
          <w:t xml:space="preserve">being </w:t>
        </w:r>
      </w:ins>
      <w:r w:rsidR="00BA27B9">
        <w:t xml:space="preserve">introduced, the </w:t>
      </w:r>
      <w:ins w:id="1951" w:author="Sidhant Gupta" w:date="2014-03-19T22:20:00Z">
        <w:r w:rsidR="000A4F32">
          <w:t xml:space="preserve">overall </w:t>
        </w:r>
      </w:ins>
      <w:r w:rsidR="00BA27B9">
        <w:t xml:space="preserve">accuracy does not </w:t>
      </w:r>
      <w:del w:id="1952" w:author="Sidhant Gupta" w:date="2014-03-19T22:20:00Z">
        <w:r w:rsidR="00BA27B9" w:rsidDel="000A4F32">
          <w:delText xml:space="preserve">drop </w:delText>
        </w:r>
      </w:del>
      <w:ins w:id="1953" w:author="Sidhant Gupta" w:date="2014-03-19T22:20:00Z">
        <w:r w:rsidR="000A4F32">
          <w:t xml:space="preserve">deteriorate </w:t>
        </w:r>
      </w:ins>
      <w:r w:rsidR="00BA27B9">
        <w:t xml:space="preserve">much as long as </w:t>
      </w:r>
      <w:r w:rsidR="00F623FA">
        <w:t xml:space="preserve">the consumption </w:t>
      </w:r>
      <w:r w:rsidR="00B722F9">
        <w:t>resides within the previously</w:t>
      </w:r>
      <w:r w:rsidR="00BA27B9">
        <w:t xml:space="preserve"> calibrated region. Moreover, this </w:t>
      </w:r>
      <w:r w:rsidR="00B722F9">
        <w:t>expe</w:t>
      </w:r>
      <w:r w:rsidR="00092F41">
        <w:t xml:space="preserve">riment </w:t>
      </w:r>
      <w:r w:rsidR="00BA27B9">
        <w:t xml:space="preserve">also shows that the </w:t>
      </w:r>
      <w:r w:rsidR="00BA27B9">
        <w:lastRenderedPageBreak/>
        <w:t xml:space="preserve">generated function does not overfit based on existing appliances. It is flexible enough to work with </w:t>
      </w:r>
      <w:r w:rsidR="00092F41">
        <w:t>any new appliance</w:t>
      </w:r>
      <w:r w:rsidR="00BA27B9">
        <w:t xml:space="preserve"> as long as the</w:t>
      </w:r>
      <w:r w:rsidR="00092F41">
        <w:t xml:space="preserve"> total </w:t>
      </w:r>
      <w:r w:rsidR="00BA27B9">
        <w:t>consumption does not exceed the calibrated region.</w:t>
      </w:r>
    </w:p>
    <w:p w:rsidR="00E81914" w:rsidRDefault="00E81914">
      <w:pPr>
        <w:jc w:val="center"/>
        <w:pPrChange w:id="1954" w:author="CSE" w:date="2014-03-19T15:54:00Z">
          <w:pPr/>
        </w:pPrChange>
      </w:pPr>
      <w:ins w:id="1955" w:author="CSE" w:date="2014-03-19T15:51:00Z">
        <w:r>
          <w:rPr>
            <w:noProof/>
          </w:rPr>
          <w:drawing>
            <wp:inline distT="0" distB="0" distL="0" distR="0" wp14:anchorId="78B5ADE0" wp14:editId="6CDC749E">
              <wp:extent cx="2452546" cy="2688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52546" cy="2688080"/>
                      </a:xfrm>
                      <a:prstGeom prst="rect">
                        <a:avLst/>
                      </a:prstGeom>
                      <a:noFill/>
                      <a:ln>
                        <a:noFill/>
                      </a:ln>
                    </pic:spPr>
                  </pic:pic>
                </a:graphicData>
              </a:graphic>
            </wp:inline>
          </w:drawing>
        </w:r>
      </w:ins>
    </w:p>
    <w:p w:rsidR="00E81914" w:rsidRPr="00E81914" w:rsidRDefault="00E81914">
      <w:pPr>
        <w:pStyle w:val="Heading3"/>
        <w:jc w:val="center"/>
        <w:rPr>
          <w:ins w:id="1956" w:author="CSE" w:date="2014-03-19T15:54:00Z"/>
          <w:rFonts w:ascii="Times New Roman" w:hAnsi="Times New Roman"/>
          <w:rPrChange w:id="1957" w:author="CSE" w:date="2014-03-19T15:54:00Z">
            <w:rPr>
              <w:ins w:id="1958" w:author="CSE" w:date="2014-03-19T15:54:00Z"/>
            </w:rPr>
          </w:rPrChange>
        </w:rPr>
        <w:pPrChange w:id="1959" w:author="CSE" w:date="2014-03-19T15:54:00Z">
          <w:pPr>
            <w:pStyle w:val="Heading1"/>
          </w:pPr>
        </w:pPrChange>
      </w:pPr>
      <w:ins w:id="1960" w:author="CSE" w:date="2014-03-19T15:54:00Z">
        <w:r w:rsidRPr="00BA5081">
          <w:rPr>
            <w:rFonts w:ascii="Times New Roman" w:hAnsi="Times New Roman"/>
            <w:b/>
            <w:i w:val="0"/>
          </w:rPr>
          <w:t>Figure 12: Accuracy on different positions. Min accuracy: 96.3%. Average accuracy: 97.4%.</w:t>
        </w:r>
      </w:ins>
    </w:p>
    <w:p w:rsidR="003A5B6A" w:rsidRDefault="00226564" w:rsidP="003A5B6A">
      <w:pPr>
        <w:pStyle w:val="Heading1"/>
      </w:pPr>
      <w:r>
        <w:t xml:space="preserve">discussion and </w:t>
      </w:r>
      <w:r w:rsidR="003A5B6A">
        <w:t>Conclusion</w:t>
      </w:r>
    </w:p>
    <w:p w:rsidR="005C0BD3" w:rsidRDefault="003A5B6A" w:rsidP="00FD7054">
      <w:r>
        <w:t xml:space="preserve">We presented a </w:t>
      </w:r>
      <w:del w:id="1961" w:author="Sidhant Gupta" w:date="2014-03-19T22:21:00Z">
        <w:r w:rsidDel="007664C6">
          <w:delText>complete solution</w:delText>
        </w:r>
      </w:del>
      <w:ins w:id="1962" w:author="Sidhant Gupta" w:date="2014-03-19T22:21:00Z">
        <w:del w:id="1963" w:author="CSE" w:date="2014-03-19T14:05:00Z">
          <w:r w:rsidR="007664C6" w:rsidDel="00B937EA">
            <w:delText xml:space="preserve">significantly improved and </w:delText>
          </w:r>
        </w:del>
        <w:r w:rsidR="007664C6">
          <w:t>practical approach</w:t>
        </w:r>
      </w:ins>
      <w:r>
        <w:t xml:space="preserve"> to </w:t>
      </w:r>
      <w:ins w:id="1964" w:author="CSE" w:date="2014-03-19T13:58:00Z">
        <w:r w:rsidR="00476FDC">
          <w:t xml:space="preserve">automatically calibrating </w:t>
        </w:r>
      </w:ins>
      <w:r>
        <w:t xml:space="preserve">a stick-on real power meter </w:t>
      </w:r>
      <w:ins w:id="1965" w:author="CSE" w:date="2014-03-19T13:59:00Z">
        <w:r w:rsidR="00476FDC">
          <w:t>which can be installed by the homeowner without requiring manual calibration.</w:t>
        </w:r>
      </w:ins>
      <w:ins w:id="1966" w:author="CSE" w:date="2014-03-19T15:46:00Z">
        <w:r w:rsidR="00042DB2">
          <w:t xml:space="preserve"> </w:t>
        </w:r>
      </w:ins>
      <w:ins w:id="1967" w:author="CSE" w:date="2014-03-19T14:00:00Z">
        <w:r w:rsidR="00476FDC">
          <w:t>This system</w:t>
        </w:r>
      </w:ins>
      <w:del w:id="1968" w:author="CSE" w:date="2014-03-19T14:00:00Z">
        <w:r w:rsidDel="00476FDC">
          <w:delText>that</w:delText>
        </w:r>
      </w:del>
      <w:r>
        <w:t xml:space="preserve"> does not require professional installation service of opening the breaker panel and installing CTs around the main electrical feeds.</w:t>
      </w:r>
      <w:ins w:id="1969" w:author="Sidhant Gupta" w:date="2014-03-19T22:22:00Z">
        <w:r w:rsidR="00037AA2">
          <w:t xml:space="preserve"> </w:t>
        </w:r>
      </w:ins>
      <w:del w:id="1970" w:author="Sidhant Gupta" w:date="2014-03-19T22:22:00Z">
        <w:r w:rsidDel="00037AA2">
          <w:delText xml:space="preserve"> Our solution is the first one in literature</w:delText>
        </w:r>
      </w:del>
      <w:ins w:id="1971" w:author="Shwetak Patel" w:date="2014-03-18T22:13:00Z">
        <w:del w:id="1972" w:author="Sidhant Gupta" w:date="2014-03-19T22:22:00Z">
          <w:r w:rsidR="00F80483" w:rsidDel="00037AA2">
            <w:delText xml:space="preserve"> that we know of</w:delText>
          </w:r>
        </w:del>
      </w:ins>
      <w:ins w:id="1973" w:author="Sidhant Gupta" w:date="2014-03-19T22:22:00Z">
        <w:r w:rsidR="00037AA2">
          <w:t xml:space="preserve">To the best of our knowledge, the approach presented here is the first </w:t>
        </w:r>
      </w:ins>
      <w:ins w:id="1974" w:author="CSE" w:date="2014-03-19T14:00:00Z">
        <w:r w:rsidR="00476FDC">
          <w:t xml:space="preserve">non-contact </w:t>
        </w:r>
      </w:ins>
      <w:ins w:id="1975" w:author="Sidhant Gupta" w:date="2014-03-19T22:22:00Z">
        <w:r w:rsidR="00037AA2">
          <w:t>one</w:t>
        </w:r>
      </w:ins>
      <w:r>
        <w:t xml:space="preserve"> to calculate phase angle between current and voltage waveform</w:t>
      </w:r>
      <w:ins w:id="1976" w:author="Sidhant Gupta" w:date="2014-03-19T22:22:00Z">
        <w:del w:id="1977" w:author="CSE" w:date="2014-03-19T14:01:00Z">
          <w:r w:rsidR="00037AA2" w:rsidDel="00476FDC">
            <w:delText xml:space="preserve"> using a stick-on </w:delText>
          </w:r>
        </w:del>
      </w:ins>
      <w:ins w:id="1978" w:author="Sidhant Gupta" w:date="2014-03-19T22:23:00Z">
        <w:del w:id="1979" w:author="CSE" w:date="2014-03-19T14:01:00Z">
          <w:r w:rsidR="00037AA2" w:rsidDel="00476FDC">
            <w:delText xml:space="preserve">power </w:delText>
          </w:r>
        </w:del>
      </w:ins>
      <w:ins w:id="1980" w:author="Sidhant Gupta" w:date="2014-03-19T22:22:00Z">
        <w:del w:id="1981" w:author="CSE" w:date="2014-03-19T14:01:00Z">
          <w:r w:rsidR="00037AA2" w:rsidDel="00476FDC">
            <w:delText>sensor</w:delText>
          </w:r>
        </w:del>
      </w:ins>
      <w:r>
        <w:t xml:space="preserve">. This </w:t>
      </w:r>
      <w:del w:id="1982" w:author="Sidhant Gupta" w:date="2014-03-19T22:23:00Z">
        <w:r w:rsidDel="00771FAC">
          <w:delText>gives us the opportunity</w:delText>
        </w:r>
      </w:del>
      <w:ins w:id="1983" w:author="Sidhant Gupta" w:date="2014-03-19T22:23:00Z">
        <w:r w:rsidR="00771FAC">
          <w:t>allows</w:t>
        </w:r>
      </w:ins>
      <w:r>
        <w:t xml:space="preserve"> </w:t>
      </w:r>
      <w:del w:id="1984" w:author="Sidhant Gupta" w:date="2014-03-19T22:23:00Z">
        <w:r w:rsidDel="00771FAC">
          <w:delText xml:space="preserve">to </w:delText>
        </w:r>
      </w:del>
      <w:r>
        <w:t>calculat</w:t>
      </w:r>
      <w:ins w:id="1985" w:author="Sidhant Gupta" w:date="2014-03-19T22:23:00Z">
        <w:r w:rsidR="00771FAC">
          <w:t>ing</w:t>
        </w:r>
      </w:ins>
      <w:del w:id="1986" w:author="Sidhant Gupta" w:date="2014-03-19T22:23:00Z">
        <w:r w:rsidDel="00771FAC">
          <w:delText>e</w:delText>
        </w:r>
      </w:del>
      <w:r>
        <w:t xml:space="preserve"> real power as oppose</w:t>
      </w:r>
      <w:ins w:id="1987" w:author="Sidhant Gupta" w:date="2014-03-19T22:23:00Z">
        <w:r w:rsidR="00771FAC">
          <w:t>d</w:t>
        </w:r>
      </w:ins>
      <w:r>
        <w:t xml:space="preserve"> to apparent power</w:t>
      </w:r>
      <w:ins w:id="1988" w:author="Sidhant Gupta" w:date="2014-03-19T22:24:00Z">
        <w:r w:rsidR="00F62502">
          <w:t>.</w:t>
        </w:r>
      </w:ins>
      <w:del w:id="1989" w:author="Sidhant Gupta" w:date="2014-03-19T22:24:00Z">
        <w:r w:rsidDel="00F62502">
          <w:delText xml:space="preserve"> predicted by previous technique</w:delText>
        </w:r>
        <w:r w:rsidDel="00E67EDB">
          <w:delText xml:space="preserve"> </w:delText>
        </w:r>
        <w:r w:rsidR="00536642" w:rsidDel="00E67EDB">
          <w:fldChar w:fldCharType="begin" w:fldLock="1"/>
        </w:r>
        <w:r w:rsidR="00DD2475" w:rsidDel="00E67EDB">
          <w:delInstrText>ADDIN CSL_CITATION { "citationItems" : [ { "id" : "ITEM-1", "itemData" : { "DOI" : "10.1145/1753326.1753700", "ISBN" : "9781605589299", "author" : [ { "dropping-particle" : "", "family" : "Patel", "given" : "Shwetak N.", "non-dropping-particle" : "", "parse-names" : false, "suffix" : "" }, { "dropping-particle" : "", "family" : "Gupta", "given" : "Sidhant", "non-dropping-particle" : "", "parse-names" : false, "suffix" : "" }, { "dropping-particle" : "", "family" : "Reynolds", "given" : "Matthew S.", "non-dropping-particle" : "", "parse-names" : false, "suffix" : "" } ], "container-title" : "Proceedings of the 28th international conference on Human factors in computing systems - CHI '10", "id" : "ITEM-1", "issued" : { "date-parts" : [ [ "2010" ] ] }, "page" : "2471", "publisher" : "ACM Press", "publisher-place" : "New York, New York, USA", "title" : "The design and evaluation of an end-user-deployable, whole house, contactless power consumption sensor", "type" : "article-journal" }, "uris" : [ "http://www.mendeley.com/documents/?uuid=620827eb-535a-40a6-9965-cff91e0f3c9b" ] } ], "mendeley" : { "previouslyFormattedCitation" : "[10]" }, "properties" : { "noteIndex" : 0 }, "schema" : "https://github.com/citation-style-language/schema/raw/master/csl-citation.json" }</w:delInstrText>
        </w:r>
        <w:r w:rsidR="00536642" w:rsidDel="00E67EDB">
          <w:fldChar w:fldCharType="separate"/>
        </w:r>
        <w:r w:rsidR="00DD2475" w:rsidRPr="00DD2475" w:rsidDel="00E67EDB">
          <w:rPr>
            <w:noProof/>
          </w:rPr>
          <w:delText>[10]</w:delText>
        </w:r>
        <w:r w:rsidR="00536642" w:rsidDel="00E67EDB">
          <w:fldChar w:fldCharType="end"/>
        </w:r>
      </w:del>
      <w:del w:id="1990" w:author="CSE" w:date="2014-03-19T12:41:00Z">
        <w:r w:rsidDel="006C50FF">
          <w:delText>.</w:delText>
        </w:r>
      </w:del>
      <w:ins w:id="1991" w:author="Sidhant Gupta" w:date="2014-03-19T22:24:00Z">
        <w:r w:rsidR="00F62502">
          <w:t xml:space="preserve"> In addition, </w:t>
        </w:r>
      </w:ins>
      <w:ins w:id="1992" w:author="CSE" w:date="2014-03-19T12:41:00Z">
        <w:r w:rsidR="006C50FF">
          <w:t>our</w:t>
        </w:r>
      </w:ins>
      <w:ins w:id="1993" w:author="Sidhant Gupta" w:date="2014-03-19T22:24:00Z">
        <w:del w:id="1994" w:author="CSE" w:date="2014-03-19T12:41:00Z">
          <w:r w:rsidR="00F62502" w:rsidDel="006C50FF">
            <w:delText>o</w:delText>
          </w:r>
        </w:del>
      </w:ins>
      <w:del w:id="1995" w:author="Sidhant Gupta" w:date="2014-03-19T22:24:00Z">
        <w:r w:rsidDel="00F62502">
          <w:delText xml:space="preserve"> </w:delText>
        </w:r>
      </w:del>
      <w:del w:id="1996" w:author="Sidhant Gupta" w:date="2014-03-19T22:25:00Z">
        <w:r w:rsidDel="00B37EFA">
          <w:delText>O</w:delText>
        </w:r>
      </w:del>
      <w:del w:id="1997" w:author="CSE" w:date="2014-03-19T12:41:00Z">
        <w:r w:rsidDel="006C50FF">
          <w:delText>ur</w:delText>
        </w:r>
      </w:del>
      <w:r>
        <w:t xml:space="preserve"> technique is also independent of </w:t>
      </w:r>
      <w:ins w:id="1998" w:author="Sidhant Gupta" w:date="2014-03-19T22:23:00Z">
        <w:r w:rsidR="00450757">
          <w:t xml:space="preserve">sensor </w:t>
        </w:r>
      </w:ins>
      <w:r>
        <w:t>placement</w:t>
      </w:r>
      <w:ins w:id="1999" w:author="Sidhant Gupta" w:date="2014-03-19T22:25:00Z">
        <w:r w:rsidR="00B37EFA">
          <w:t>, which greatly</w:t>
        </w:r>
      </w:ins>
      <w:r>
        <w:t xml:space="preserve"> </w:t>
      </w:r>
      <w:del w:id="2000" w:author="Sidhant Gupta" w:date="2014-03-19T22:25:00Z">
        <w:r w:rsidDel="00B37EFA">
          <w:delText>and hence</w:delText>
        </w:r>
      </w:del>
      <w:ins w:id="2001" w:author="Sidhant Gupta" w:date="2014-03-19T22:26:00Z">
        <w:r w:rsidR="00B37EFA">
          <w:t>reduces</w:t>
        </w:r>
      </w:ins>
      <w:ins w:id="2002" w:author="Sidhant Gupta" w:date="2014-03-19T22:25:00Z">
        <w:r w:rsidR="00B37EFA">
          <w:t xml:space="preserve"> the</w:t>
        </w:r>
      </w:ins>
      <w:del w:id="2003" w:author="Sidhant Gupta" w:date="2014-03-19T22:25:00Z">
        <w:r w:rsidDel="00B37EFA">
          <w:delText xml:space="preserve"> requires minimal</w:delText>
        </w:r>
      </w:del>
      <w:r>
        <w:t xml:space="preserve"> installation effort </w:t>
      </w:r>
      <w:ins w:id="2004" w:author="Sidhant Gupta" w:date="2014-03-19T22:26:00Z">
        <w:r w:rsidR="00B37EFA">
          <w:t xml:space="preserve">required </w:t>
        </w:r>
      </w:ins>
      <w:r>
        <w:t xml:space="preserve">from end users.  Most importantly, unlike </w:t>
      </w:r>
      <w:ins w:id="2005" w:author="shwetak" w:date="2014-03-19T15:14:00Z">
        <w:r w:rsidR="005C7988">
          <w:t xml:space="preserve">the </w:t>
        </w:r>
      </w:ins>
      <w:r>
        <w:t xml:space="preserve">previous approach </w:t>
      </w:r>
      <w:r w:rsidR="00536642">
        <w:fldChar w:fldCharType="begin" w:fldLock="1"/>
      </w:r>
      <w:r w:rsidR="004A7914">
        <w:instrText>ADDIN CSL_CITATION { "citationItems" : [ { "id" : "ITEM-1", "itemData" : { "DOI" : "10.1145/1753326.1753700", "ISBN" : "9781605589299", "author" : [ { "dropping-particle" : "", "family" : "Patel", "given" : "Shwetak N.", "non-dropping-particle" : "", "parse-names" : false, "suffix" : "" }, { "dropping-particle" : "", "family" : "Gupta", "given" : "Sidhant", "non-dropping-particle" : "", "parse-names" : false, "suffix" : "" }, { "dropping-particle" : "", "family" : "Reynolds", "given" : "Matthew S.", "non-dropping-particle" : "", "parse-names" : false, "suffix" : "" } ], "container-title" : "Proceedings of the 28th international conference on Human factors in computing systems - CHI '10", "id" : "ITEM-1", "issued" : { "date-parts" : [ [ "2010" ] ] }, "page" : "2471", "publisher" : "ACM Press", "publisher-place" : "New York, New York, USA", "title" : "The design and evaluation of an end-user-deployable, whole house, contactless power consumption sensor", "type" : "article-journal" }, "uris" : [ "http://www.mendeley.com/documents/?uuid=1261786d-f6c3-47c9-8092-01b3d0ec4ae8", "http://www.mendeley.com/documents/?uuid=620827eb-535a-40a6-9965-cff91e0f3c9b" ] } ], "mendeley" : { "previouslyFormattedCitation" : "[11]" }, "properties" : { "noteIndex" : 0 }, "schema" : "https://github.com/citation-style-language/schema/raw/master/csl-citation.json" }</w:instrText>
      </w:r>
      <w:r w:rsidR="00536642">
        <w:fldChar w:fldCharType="separate"/>
      </w:r>
      <w:r w:rsidR="00BF4711" w:rsidRPr="00BF4711">
        <w:rPr>
          <w:noProof/>
        </w:rPr>
        <w:t>[11]</w:t>
      </w:r>
      <w:r w:rsidR="00536642">
        <w:fldChar w:fldCharType="end"/>
      </w:r>
      <w:r>
        <w:t>, our system is capable of predicting real-time</w:t>
      </w:r>
      <w:ins w:id="2006" w:author="Sidhant Gupta" w:date="2014-03-19T22:26:00Z">
        <w:r w:rsidR="0094100D">
          <w:t>,</w:t>
        </w:r>
      </w:ins>
      <w:r>
        <w:t xml:space="preserve"> absolute power consumption in a home.</w:t>
      </w:r>
    </w:p>
    <w:p w:rsidR="00FD7054" w:rsidRDefault="003A5B6A" w:rsidP="00FD7054">
      <w:r w:rsidRPr="007429B9">
        <w:t>The in</w:t>
      </w:r>
      <w:ins w:id="2007" w:author="shwetak" w:date="2014-03-19T15:14:00Z">
        <w:r w:rsidR="005C7988">
          <w:t>-</w:t>
        </w:r>
      </w:ins>
      <w:del w:id="2008" w:author="shwetak" w:date="2014-03-19T15:14:00Z">
        <w:r w:rsidRPr="007429B9" w:rsidDel="005C7988">
          <w:delText xml:space="preserve"> </w:delText>
        </w:r>
      </w:del>
      <w:r w:rsidRPr="007429B9">
        <w:t>home deployments show</w:t>
      </w:r>
      <w:del w:id="2009" w:author="CSE" w:date="2014-03-18T23:00:00Z">
        <w:r w:rsidRPr="007429B9" w:rsidDel="007429B9">
          <w:delText>s</w:delText>
        </w:r>
      </w:del>
      <w:r w:rsidRPr="007429B9">
        <w:t xml:space="preserve"> an average accuracy of </w:t>
      </w:r>
      <w:del w:id="2010" w:author="CSE" w:date="2014-03-18T23:00:00Z">
        <w:r w:rsidR="00536642" w:rsidRPr="00536642">
          <w:rPr>
            <w:rPrChange w:id="2011" w:author="CSE" w:date="2014-03-18T23:00:00Z">
              <w:rPr>
                <w:highlight w:val="yellow"/>
              </w:rPr>
            </w:rPrChange>
          </w:rPr>
          <w:delText>xx.x</w:delText>
        </w:r>
      </w:del>
      <w:ins w:id="2012" w:author="CSE" w:date="2014-03-18T23:00:00Z">
        <w:r w:rsidR="00536642" w:rsidRPr="00536642">
          <w:rPr>
            <w:rPrChange w:id="2013" w:author="CSE" w:date="2014-03-18T23:00:00Z">
              <w:rPr>
                <w:highlight w:val="yellow"/>
              </w:rPr>
            </w:rPrChange>
          </w:rPr>
          <w:t>95.0</w:t>
        </w:r>
      </w:ins>
      <w:r w:rsidR="00536642" w:rsidRPr="00536642">
        <w:rPr>
          <w:rPrChange w:id="2014" w:author="CSE" w:date="2014-03-18T23:00:00Z">
            <w:rPr>
              <w:highlight w:val="yellow"/>
            </w:rPr>
          </w:rPrChange>
        </w:rPr>
        <w:t>%</w:t>
      </w:r>
      <w:r w:rsidR="0087469F" w:rsidRPr="007429B9">
        <w:t xml:space="preserve"> across seven</w:t>
      </w:r>
      <w:r w:rsidRPr="007429B9">
        <w:t xml:space="preserve"> different </w:t>
      </w:r>
      <w:del w:id="2015" w:author="Sidhant Gupta" w:date="2014-03-19T22:26:00Z">
        <w:r w:rsidRPr="007429B9" w:rsidDel="003A6214">
          <w:delText>places</w:delText>
        </w:r>
      </w:del>
      <w:ins w:id="2016" w:author="Sidhant Gupta" w:date="2014-03-19T22:26:00Z">
        <w:r w:rsidR="003A6214">
          <w:t>environments</w:t>
        </w:r>
      </w:ins>
      <w:r w:rsidRPr="007429B9">
        <w:t>. This</w:t>
      </w:r>
      <w:ins w:id="2017" w:author="Sidhant Gupta" w:date="2014-03-19T22:26:00Z">
        <w:r w:rsidR="00047C8E">
          <w:t xml:space="preserve"> result</w:t>
        </w:r>
      </w:ins>
      <w:r w:rsidRPr="007429B9">
        <w:t xml:space="preserve"> </w:t>
      </w:r>
      <w:del w:id="2018" w:author="Sidhant Gupta" w:date="2014-03-19T22:26:00Z">
        <w:r w:rsidRPr="007429B9" w:rsidDel="00047C8E">
          <w:delText xml:space="preserve">number </w:delText>
        </w:r>
      </w:del>
      <w:r w:rsidRPr="007429B9">
        <w:t xml:space="preserve">is </w:t>
      </w:r>
      <w:del w:id="2019" w:author="Sidhant Gupta" w:date="2014-03-19T22:26:00Z">
        <w:r w:rsidRPr="007429B9" w:rsidDel="00047C8E">
          <w:delText xml:space="preserve">very </w:delText>
        </w:r>
      </w:del>
      <w:r w:rsidRPr="007429B9">
        <w:t>encouraging and acceptable</w:t>
      </w:r>
      <w:ins w:id="2020" w:author="Sidhant Gupta" w:date="2014-03-19T22:27:00Z">
        <w:r w:rsidR="00047C8E">
          <w:t xml:space="preserve"> for power monitoring applications </w:t>
        </w:r>
      </w:ins>
      <w:del w:id="2021" w:author="Sidhant Gupta" w:date="2014-03-19T22:27:00Z">
        <w:r w:rsidRPr="007429B9" w:rsidDel="00047C8E">
          <w:delText xml:space="preserve"> when </w:delText>
        </w:r>
      </w:del>
      <w:r w:rsidRPr="007429B9">
        <w:t xml:space="preserve">considering </w:t>
      </w:r>
      <w:ins w:id="2022" w:author="Sidhant Gupta" w:date="2014-03-19T22:27:00Z">
        <w:r w:rsidR="00047C8E">
          <w:t xml:space="preserve">that </w:t>
        </w:r>
      </w:ins>
      <w:r w:rsidRPr="007429B9">
        <w:t xml:space="preserve">the accuracy of consumer </w:t>
      </w:r>
      <w:r w:rsidRPr="006C50FF">
        <w:t xml:space="preserve">whole-house energy monitoring devices </w:t>
      </w:r>
      <w:ins w:id="2023" w:author="CSE" w:date="2014-03-19T11:56:00Z">
        <w:r w:rsidR="00536642" w:rsidRPr="00536642">
          <w:rPr>
            <w:rPrChange w:id="2024" w:author="CSE" w:date="2014-03-19T11:56:00Z">
              <w:rPr>
                <w:highlight w:val="yellow"/>
              </w:rPr>
            </w:rPrChange>
          </w:rPr>
          <w:t>is</w:t>
        </w:r>
      </w:ins>
      <w:del w:id="2025" w:author="CSE" w:date="2014-03-19T11:56:00Z">
        <w:r w:rsidRPr="006C50FF" w:rsidDel="00BF4711">
          <w:delText>are</w:delText>
        </w:r>
      </w:del>
      <w:r w:rsidRPr="006C50FF">
        <w:t xml:space="preserve"> </w:t>
      </w:r>
      <w:del w:id="2026" w:author="Sidhant Gupta" w:date="2014-03-19T22:27:00Z">
        <w:r w:rsidRPr="006C50FF" w:rsidDel="00047C8E">
          <w:delText xml:space="preserve">also </w:delText>
        </w:r>
      </w:del>
      <w:r w:rsidRPr="006C50FF">
        <w:t xml:space="preserve">around 96%. </w:t>
      </w:r>
      <w:r w:rsidRPr="007429B9">
        <w:t xml:space="preserve">We also evaluated our system </w:t>
      </w:r>
      <w:del w:id="2027" w:author="Sidhant Gupta" w:date="2014-03-19T22:28:00Z">
        <w:r w:rsidRPr="007429B9" w:rsidDel="00114BC7">
          <w:delText xml:space="preserve">on </w:delText>
        </w:r>
      </w:del>
      <w:ins w:id="2028" w:author="Sidhant Gupta" w:date="2014-03-19T22:28:00Z">
        <w:r w:rsidR="00114BC7">
          <w:t>with sensor placed</w:t>
        </w:r>
        <w:r w:rsidR="00114BC7" w:rsidRPr="007429B9">
          <w:t xml:space="preserve"> </w:t>
        </w:r>
        <w:r w:rsidR="00114BC7">
          <w:t xml:space="preserve">at </w:t>
        </w:r>
      </w:ins>
      <w:r w:rsidRPr="007429B9">
        <w:t xml:space="preserve">different positions </w:t>
      </w:r>
      <w:del w:id="2029" w:author="Sidhant Gupta" w:date="2014-03-19T22:28:00Z">
        <w:r w:rsidRPr="007429B9" w:rsidDel="00114BC7">
          <w:delText xml:space="preserve">of </w:delText>
        </w:r>
      </w:del>
      <w:ins w:id="2030" w:author="Sidhant Gupta" w:date="2014-03-19T22:28:00Z">
        <w:r w:rsidR="00114BC7">
          <w:t>on the</w:t>
        </w:r>
        <w:r w:rsidR="00114BC7" w:rsidRPr="007429B9">
          <w:t xml:space="preserve"> </w:t>
        </w:r>
      </w:ins>
      <w:r w:rsidRPr="007429B9">
        <w:t>breaker panel and achieved an average accuracy of 9</w:t>
      </w:r>
      <w:ins w:id="2031" w:author="CSE" w:date="2014-03-19T12:42:00Z">
        <w:r w:rsidR="006C50FF">
          <w:t>7</w:t>
        </w:r>
      </w:ins>
      <w:del w:id="2032" w:author="CSE" w:date="2014-03-19T12:42:00Z">
        <w:r w:rsidRPr="007429B9" w:rsidDel="006C50FF">
          <w:delText>6</w:delText>
        </w:r>
      </w:del>
      <w:r w:rsidRPr="007429B9">
        <w:t>.</w:t>
      </w:r>
      <w:ins w:id="2033" w:author="CSE" w:date="2014-03-19T12:42:00Z">
        <w:r w:rsidR="006C50FF">
          <w:t>4</w:t>
        </w:r>
      </w:ins>
      <w:del w:id="2034" w:author="CSE" w:date="2014-03-19T12:42:00Z">
        <w:r w:rsidRPr="007429B9" w:rsidDel="006C50FF">
          <w:delText>2</w:delText>
        </w:r>
      </w:del>
      <w:r w:rsidRPr="007429B9">
        <w:t xml:space="preserve">%. These results show the potential </w:t>
      </w:r>
      <w:r w:rsidR="008B5C3D" w:rsidRPr="007429B9">
        <w:t xml:space="preserve">of the system </w:t>
      </w:r>
      <w:r w:rsidRPr="007429B9">
        <w:t>in becoming a practical and easily deployable solution for whole house power consumption sensor.</w:t>
      </w:r>
    </w:p>
    <w:p w:rsidR="0087469F" w:rsidRDefault="005C7988" w:rsidP="00FD7054">
      <w:ins w:id="2035" w:author="shwetak" w:date="2014-03-19T15:14:00Z">
        <w:r>
          <w:t xml:space="preserve">To assess the </w:t>
        </w:r>
      </w:ins>
      <w:ins w:id="2036" w:author="shwetak" w:date="2014-03-19T15:15:00Z">
        <w:r>
          <w:t xml:space="preserve">energy </w:t>
        </w:r>
      </w:ins>
      <w:ins w:id="2037" w:author="shwetak" w:date="2014-03-19T15:14:00Z">
        <w:r>
          <w:t>viability of using the self-calibration approach, w</w:t>
        </w:r>
      </w:ins>
      <w:del w:id="2038" w:author="shwetak" w:date="2014-03-19T15:14:00Z">
        <w:r w:rsidR="0087469F" w:rsidDel="005C7988">
          <w:delText>W</w:delText>
        </w:r>
      </w:del>
      <w:r w:rsidR="0087469F">
        <w:t xml:space="preserve">e also calculated the energy dissipated by the calibrator across all of our deployments. On average the energy </w:t>
      </w:r>
      <w:del w:id="2039" w:author="shwetak" w:date="2014-03-19T15:15:00Z">
        <w:r w:rsidR="0087469F" w:rsidDel="005C7988">
          <w:delText xml:space="preserve">dissipation </w:delText>
        </w:r>
      </w:del>
      <w:ins w:id="2040" w:author="shwetak" w:date="2014-03-19T15:15:00Z">
        <w:r>
          <w:t xml:space="preserve">use </w:t>
        </w:r>
      </w:ins>
      <w:r w:rsidR="0087469F">
        <w:t>per home is just 0.18</w:t>
      </w:r>
      <w:r w:rsidR="00F514BD">
        <w:t>1</w:t>
      </w:r>
      <w:r w:rsidR="0087469F">
        <w:t xml:space="preserve"> kWh</w:t>
      </w:r>
      <w:ins w:id="2041" w:author="Shwetak Patel" w:date="2014-03-18T22:14:00Z">
        <w:r w:rsidR="00F80483">
          <w:t xml:space="preserve"> </w:t>
        </w:r>
      </w:ins>
      <w:ins w:id="2042" w:author="shwetak" w:date="2014-03-19T15:15:00Z">
        <w:r>
          <w:t xml:space="preserve">for it to converge on </w:t>
        </w:r>
        <w:r>
          <w:lastRenderedPageBreak/>
          <w:t>the full transfer functio</w:t>
        </w:r>
      </w:ins>
      <w:ins w:id="2043" w:author="shwetak" w:date="2014-03-19T15:16:00Z">
        <w:r>
          <w:t>n</w:t>
        </w:r>
      </w:ins>
      <w:ins w:id="2044" w:author="Shwetak Patel" w:date="2014-03-18T22:14:00Z">
        <w:del w:id="2045" w:author="shwetak" w:date="2014-03-19T15:16:00Z">
          <w:r w:rsidR="00F80483" w:rsidDel="005C7988">
            <w:delText>for when the transfer function converges</w:delText>
          </w:r>
        </w:del>
        <w:r w:rsidR="00F80483">
          <w:t xml:space="preserve">. </w:t>
        </w:r>
      </w:ins>
      <w:del w:id="2046" w:author="Shwetak Patel" w:date="2014-03-18T22:14:00Z">
        <w:r w:rsidR="0087469F" w:rsidDel="00F80483">
          <w:delText>, which is an acceptable number given that the whole system only needs to be calibrated once</w:delText>
        </w:r>
        <w:r w:rsidR="00F514BD" w:rsidDel="00F80483">
          <w:delText xml:space="preserve"> per home</w:delText>
        </w:r>
        <w:r w:rsidR="0087469F" w:rsidDel="00F80483">
          <w:delText xml:space="preserve">. </w:delText>
        </w:r>
      </w:del>
      <w:r w:rsidR="0087469F">
        <w:t>In our current prototype, we calibrate the system each time the consumption falls into an un-calibrated region</w:t>
      </w:r>
      <w:r w:rsidR="00280111">
        <w:t>. In future, we can easily envision using</w:t>
      </w:r>
      <w:r w:rsidR="0087469F">
        <w:t xml:space="preserve"> a threshold and calibrate only when</w:t>
      </w:r>
      <w:r w:rsidR="00E95167">
        <w:t xml:space="preserve"> the consumption falls outside the threshold</w:t>
      </w:r>
      <w:r w:rsidR="00280111">
        <w:t xml:space="preserve"> region</w:t>
      </w:r>
      <w:r w:rsidR="00E95167">
        <w:t xml:space="preserve">. This will reduce the </w:t>
      </w:r>
      <w:r w:rsidR="00280111">
        <w:t>amount of calibration cycle as well as the</w:t>
      </w:r>
      <w:r w:rsidR="00E95167">
        <w:t xml:space="preserve"> energy dissipation. </w:t>
      </w:r>
      <w:ins w:id="2047" w:author="CSE" w:date="2014-03-19T12:43:00Z">
        <w:r w:rsidR="006C50FF">
          <w:t>Furthermore</w:t>
        </w:r>
      </w:ins>
      <w:del w:id="2048" w:author="CSE" w:date="2014-03-19T12:43:00Z">
        <w:r w:rsidR="00280111" w:rsidDel="006C50FF">
          <w:delText>Moreover</w:delText>
        </w:r>
      </w:del>
      <w:r w:rsidR="00280111">
        <w:t xml:space="preserve">, </w:t>
      </w:r>
      <w:del w:id="2049" w:author="Shwetak Patel" w:date="2014-03-18T22:15:00Z">
        <w:r w:rsidR="00280111" w:rsidDel="00E943F1">
          <w:delText>i</w:delText>
        </w:r>
        <w:r w:rsidR="00E95167" w:rsidDel="00E943F1">
          <w:delText>n our placement experiment, we just calibrated the system using 300 W</w:delText>
        </w:r>
        <w:r w:rsidR="00E95167" w:rsidDel="00F80483">
          <w:delText xml:space="preserve"> loads and got good results</w:delText>
        </w:r>
        <w:r w:rsidR="00E95167" w:rsidDel="00E943F1">
          <w:delText xml:space="preserve">. This encourages us </w:delText>
        </w:r>
        <w:r w:rsidR="00F77052" w:rsidDel="00E943F1">
          <w:delText xml:space="preserve">to </w:delText>
        </w:r>
        <w:r w:rsidR="00E95167" w:rsidDel="00E943F1">
          <w:delText>use just one load instead of three</w:delText>
        </w:r>
        <w:r w:rsidR="00F77052" w:rsidDel="00E943F1">
          <w:delText>,</w:delText>
        </w:r>
        <w:r w:rsidR="00E95167" w:rsidDel="00E943F1">
          <w:delText xml:space="preserve"> </w:delText>
        </w:r>
        <w:r w:rsidR="00F77052" w:rsidDel="00E943F1">
          <w:delText>which will reduce calibrator consumption by 50%. We will explore this issue further in</w:delText>
        </w:r>
        <w:r w:rsidR="00E95167" w:rsidDel="00E943F1">
          <w:delText xml:space="preserve"> future</w:delText>
        </w:r>
        <w:r w:rsidR="00F77052" w:rsidDel="00E943F1">
          <w:delText xml:space="preserve"> deployments</w:delText>
        </w:r>
      </w:del>
      <w:ins w:id="2050" w:author="Shwetak Patel" w:date="2014-03-18T22:15:00Z">
        <w:r w:rsidR="00E943F1">
          <w:t>our calibrator was designed to pull up to a 300</w:t>
        </w:r>
      </w:ins>
      <w:ins w:id="2051" w:author="CSE" w:date="2014-03-19T12:43:00Z">
        <w:r w:rsidR="006C50FF">
          <w:t> </w:t>
        </w:r>
      </w:ins>
      <w:ins w:id="2052" w:author="Shwetak Patel" w:date="2014-03-18T22:15:00Z">
        <w:del w:id="2053" w:author="CSE" w:date="2014-03-19T12:43:00Z">
          <w:r w:rsidR="00E943F1" w:rsidDel="006C50FF">
            <w:delText xml:space="preserve"> </w:delText>
          </w:r>
        </w:del>
        <w:r w:rsidR="00E943F1">
          <w:t>W load. However</w:t>
        </w:r>
        <w:del w:id="2054" w:author="CSE" w:date="2014-03-19T12:44:00Z">
          <w:r w:rsidR="00E943F1" w:rsidDel="006C50FF">
            <w:delText>,</w:delText>
          </w:r>
        </w:del>
        <w:r w:rsidR="00E943F1">
          <w:t xml:space="preserve"> we found</w:t>
        </w:r>
      </w:ins>
      <w:ins w:id="2055" w:author="CSE" w:date="2014-03-19T14:03:00Z">
        <w:r w:rsidR="00AF0C8E">
          <w:t xml:space="preserve"> through post processing</w:t>
        </w:r>
      </w:ins>
      <w:ins w:id="2056" w:author="Shwetak Patel" w:date="2014-03-18T22:15:00Z">
        <w:r w:rsidR="00E943F1">
          <w:t xml:space="preserve"> that it</w:t>
        </w:r>
      </w:ins>
      <w:ins w:id="2057" w:author="CSE" w:date="2014-03-19T14:03:00Z">
        <w:r w:rsidR="00AF0C8E">
          <w:t xml:space="preserve"> may</w:t>
        </w:r>
      </w:ins>
      <w:ins w:id="2058" w:author="Shwetak Patel" w:date="2014-03-18T22:15:00Z">
        <w:del w:id="2059" w:author="CSE" w:date="2014-03-19T14:03:00Z">
          <w:r w:rsidR="00E943F1" w:rsidDel="00AF0C8E">
            <w:delText xml:space="preserve"> would</w:delText>
          </w:r>
        </w:del>
        <w:r w:rsidR="00E943F1">
          <w:t xml:space="preserve"> be possible </w:t>
        </w:r>
      </w:ins>
      <w:ins w:id="2060" w:author="Shwetak Patel" w:date="2014-03-18T22:16:00Z">
        <w:r w:rsidR="00E943F1">
          <w:t xml:space="preserve">only go up to </w:t>
        </w:r>
      </w:ins>
      <w:ins w:id="2061" w:author="Shwetak Patel" w:date="2014-03-18T22:17:00Z">
        <w:r w:rsidR="00E943F1">
          <w:t xml:space="preserve">50 </w:t>
        </w:r>
      </w:ins>
      <w:ins w:id="2062" w:author="Shwetak Patel" w:date="2014-03-18T22:15:00Z">
        <w:r w:rsidR="00E943F1">
          <w:t>W thus reducing the power</w:t>
        </w:r>
      </w:ins>
      <w:ins w:id="2063" w:author="Shwetak Patel" w:date="2014-03-18T22:17:00Z">
        <w:r w:rsidR="00E943F1">
          <w:t xml:space="preserve"> needs during calibration</w:t>
        </w:r>
      </w:ins>
      <w:r w:rsidR="00E95167">
        <w:t>.</w:t>
      </w:r>
    </w:p>
    <w:p w:rsidR="005C7988" w:rsidRDefault="00226564" w:rsidP="00FD7054">
      <w:r>
        <w:t xml:space="preserve">For this prototype, we used </w:t>
      </w:r>
      <w:r w:rsidR="00F35866">
        <w:t xml:space="preserve">four </w:t>
      </w:r>
      <w:r>
        <w:t>off-the-shelf magnetic pickup se</w:t>
      </w:r>
      <w:r w:rsidR="00E1432A">
        <w:t xml:space="preserve">nsors. </w:t>
      </w:r>
      <w:del w:id="2064" w:author="Sidhant Gupta" w:date="2014-03-19T22:28:00Z">
        <w:r w:rsidR="00E1432A" w:rsidDel="003D647F">
          <w:delText>But</w:delText>
        </w:r>
      </w:del>
      <w:ins w:id="2065" w:author="Shwetak Patel" w:date="2014-03-18T22:17:00Z">
        <w:del w:id="2066" w:author="Sidhant Gupta" w:date="2014-03-19T22:28:00Z">
          <w:r w:rsidR="00E943F1" w:rsidDel="003D647F">
            <w:delText xml:space="preserve"> </w:delText>
          </w:r>
        </w:del>
      </w:ins>
      <w:ins w:id="2067" w:author="Sidhant Gupta" w:date="2014-03-19T22:28:00Z">
        <w:del w:id="2068" w:author="CSE" w:date="2014-03-19T12:45:00Z">
          <w:r w:rsidR="003D647F" w:rsidDel="006C50FF">
            <w:delText xml:space="preserve">However, </w:delText>
          </w:r>
        </w:del>
      </w:ins>
      <w:ins w:id="2069" w:author="Shwetak Patel" w:date="2014-03-18T22:17:00Z">
        <w:del w:id="2070" w:author="CSE" w:date="2014-03-19T12:45:00Z">
          <w:r w:rsidR="00E943F1" w:rsidDel="006C50FF">
            <w:delText>i</w:delText>
          </w:r>
        </w:del>
      </w:ins>
      <w:ins w:id="2071" w:author="CSE" w:date="2014-03-19T12:45:00Z">
        <w:r w:rsidR="006C50FF">
          <w:t>I</w:t>
        </w:r>
      </w:ins>
      <w:ins w:id="2072" w:author="Shwetak Patel" w:date="2014-03-18T22:17:00Z">
        <w:r w:rsidR="00E943F1">
          <w:t>n the future</w:t>
        </w:r>
      </w:ins>
      <w:del w:id="2073" w:author="Shwetak Patel" w:date="2014-03-18T22:17:00Z">
        <w:r w:rsidR="00E1432A" w:rsidDel="00E943F1">
          <w:delText xml:space="preserve"> as a real product</w:delText>
        </w:r>
      </w:del>
      <w:r w:rsidR="00E1432A">
        <w:t>, one can easily imagine</w:t>
      </w:r>
      <w:r>
        <w:t xml:space="preserve"> </w:t>
      </w:r>
      <w:r w:rsidR="00E1432A">
        <w:t xml:space="preserve">building </w:t>
      </w:r>
      <w:r w:rsidR="00F35866">
        <w:t>custom-made</w:t>
      </w:r>
      <w:r>
        <w:t xml:space="preserve"> sensor arrays</w:t>
      </w:r>
      <w:r w:rsidR="00BE673A">
        <w:t xml:space="preserve"> with</w:t>
      </w:r>
      <w:del w:id="2074" w:author="Shwetak Patel" w:date="2014-03-18T22:18:00Z">
        <w:r w:rsidR="00BE673A" w:rsidDel="00E943F1">
          <w:delText xml:space="preserve"> better</w:delText>
        </w:r>
        <w:r w:rsidR="00F35866" w:rsidDel="00E943F1">
          <w:delText xml:space="preserve"> magnetic sensing abilities</w:delText>
        </w:r>
      </w:del>
      <w:ins w:id="2075" w:author="Shwetak Patel" w:date="2014-03-18T22:18:00Z">
        <w:r w:rsidR="00E943F1">
          <w:t xml:space="preserve"> inductors</w:t>
        </w:r>
      </w:ins>
      <w:r>
        <w:t>.</w:t>
      </w:r>
      <w:r w:rsidR="00F35866">
        <w:t xml:space="preserve"> </w:t>
      </w:r>
      <w:r w:rsidR="00B74E03">
        <w:t>Moreover,</w:t>
      </w:r>
      <w:r w:rsidR="00F35866">
        <w:t xml:space="preserve"> these </w:t>
      </w:r>
      <w:r w:rsidR="00BE673A">
        <w:t xml:space="preserve">pickup </w:t>
      </w:r>
      <w:r w:rsidR="00F35866">
        <w:t>sensors are essentially inductors</w:t>
      </w:r>
      <w:r w:rsidR="00B74E03">
        <w:t xml:space="preserve"> for all practical purposes</w:t>
      </w:r>
      <w:r w:rsidR="00F35866">
        <w:t xml:space="preserve">. </w:t>
      </w:r>
      <w:r w:rsidR="0087469F">
        <w:t xml:space="preserve">Hence </w:t>
      </w:r>
      <w:r w:rsidR="00B74E03">
        <w:t>w</w:t>
      </w:r>
      <w:r w:rsidR="00F35866">
        <w:t xml:space="preserve">ith the recent advent of </w:t>
      </w:r>
      <w:r w:rsidR="002F5135">
        <w:t xml:space="preserve">ubiquitous </w:t>
      </w:r>
      <w:r w:rsidR="00F35866">
        <w:t>circuit printing technique</w:t>
      </w:r>
      <w:r w:rsidR="00B74E03">
        <w:t>s</w:t>
      </w:r>
      <w:r w:rsidR="00F35866">
        <w:t xml:space="preserve"> </w:t>
      </w:r>
      <w:r w:rsidR="00536642">
        <w:fldChar w:fldCharType="begin" w:fldLock="1"/>
      </w:r>
      <w:r w:rsidR="004A7914">
        <w:instrText>ADDIN CSL_CITATION { "citationItems" : [ { "id" : "ITEM-1", "itemData" : { "ISBN" : "9781450317702", "author" : [ { "dropping-particle" : "", "family" : "Kawahara", "given" : "Yoshihiro", "non-dropping-particle" : "", "parse-names" : false, "suffix" : "" }, { "dropping-particle" : "", "family" : "Hodges", "given" : "Steve", "non-dropping-particle" : "", "parse-names" : false, "suffix" : "" }, { "dropping-particle" : "", "family" : "Cook", "given" : "Benjamin S", "non-dropping-particle" : "", "parse-names" : false, "suffix" : "" }, { "dropping-particle" : "", "family" : "Abowd", "given" : "Gregory D", "non-dropping-particle" : "", "parse-names" : false, "suffix" : "" } ], "id" : "ITEM-1", "issued" : { "date-parts" : [ [ "2013" ] ] }, "page" : "363-372", "title" : "Instant Inkjet Circuits : Lab-based Inkjet Printing to Support Rapid Prototyping of UbiComp Devices", "type" : "article-journal" }, "uris" : [ "http://www.mendeley.com/documents/?uuid=ac1236d8-2d4c-45c7-8646-b4924a723f2f", "http://www.mendeley.com/documents/?uuid=e8b9904a-fa4b-4ebe-aa03-015cb9b04102" ] } ], "mendeley" : { "previouslyFormattedCitation" : "[9]" }, "properties" : { "noteIndex" : 0 }, "schema" : "https://github.com/citation-style-language/schema/raw/master/csl-citation.json" }</w:instrText>
      </w:r>
      <w:r w:rsidR="00536642">
        <w:fldChar w:fldCharType="separate"/>
      </w:r>
      <w:r w:rsidR="00BF4711" w:rsidRPr="00BF4711">
        <w:rPr>
          <w:noProof/>
        </w:rPr>
        <w:t>[9]</w:t>
      </w:r>
      <w:r w:rsidR="00536642">
        <w:fldChar w:fldCharType="end"/>
      </w:r>
      <w:r w:rsidR="002F5135">
        <w:t xml:space="preserve">, we </w:t>
      </w:r>
      <w:del w:id="2076" w:author="Sidhant Gupta" w:date="2014-03-19T22:29:00Z">
        <w:r w:rsidR="002F5135" w:rsidDel="003D647F">
          <w:delText>can</w:delText>
        </w:r>
        <w:r w:rsidR="00F35866" w:rsidDel="003D647F">
          <w:delText xml:space="preserve"> </w:delText>
        </w:r>
        <w:r w:rsidR="002F5135" w:rsidDel="003D647F">
          <w:delText>also</w:delText>
        </w:r>
      </w:del>
      <w:r w:rsidR="002F5135">
        <w:t xml:space="preserve"> </w:t>
      </w:r>
      <w:r w:rsidR="00483025">
        <w:t>envision</w:t>
      </w:r>
      <w:r w:rsidR="00F35866">
        <w:t xml:space="preserve"> printing an array of inductors </w:t>
      </w:r>
      <w:r w:rsidR="002F5135">
        <w:t xml:space="preserve">on a </w:t>
      </w:r>
      <w:ins w:id="2077" w:author="CSE" w:date="2014-03-19T14:04:00Z">
        <w:r w:rsidR="007C0EE8">
          <w:t>flexible substrate</w:t>
        </w:r>
      </w:ins>
      <w:del w:id="2078" w:author="CSE" w:date="2014-03-19T14:04:00Z">
        <w:r w:rsidR="002F5135" w:rsidDel="007C0EE8">
          <w:delText>piece of paper</w:delText>
        </w:r>
      </w:del>
      <w:r w:rsidR="002F5135">
        <w:t xml:space="preserve"> </w:t>
      </w:r>
      <w:r w:rsidR="00C0655E">
        <w:t xml:space="preserve">as magnetic </w:t>
      </w:r>
      <w:r w:rsidR="00F77052">
        <w:t xml:space="preserve">pickup </w:t>
      </w:r>
      <w:r w:rsidR="00C0655E">
        <w:t>sensor</w:t>
      </w:r>
      <w:r w:rsidR="00F77052">
        <w:t>s</w:t>
      </w:r>
      <w:r w:rsidR="00B74E03">
        <w:t xml:space="preserve"> and</w:t>
      </w:r>
      <w:r w:rsidR="00F35866">
        <w:t xml:space="preserve"> sticking them on a break</w:t>
      </w:r>
      <w:r w:rsidR="002F5135">
        <w:t xml:space="preserve">er panel just like a sticker. </w:t>
      </w:r>
      <w:r w:rsidR="005C0BD3">
        <w:t>Finally, t</w:t>
      </w:r>
      <w:r w:rsidR="001B1053">
        <w:t xml:space="preserve">o show the result of </w:t>
      </w:r>
      <w:r w:rsidR="008B5C3D">
        <w:t>our technique</w:t>
      </w:r>
      <w:r w:rsidR="001B1053">
        <w:t xml:space="preserve"> to end-user, a display </w:t>
      </w:r>
      <w:r w:rsidR="005C0BD3">
        <w:t>unit is needed to be install</w:t>
      </w:r>
      <w:r w:rsidR="001B1053">
        <w:t xml:space="preserve"> in some outlet o</w:t>
      </w:r>
      <w:r w:rsidR="005C0BD3">
        <w:t xml:space="preserve">f the home. We can </w:t>
      </w:r>
      <w:r w:rsidR="0069431B">
        <w:t>foresee</w:t>
      </w:r>
      <w:r w:rsidR="005C0BD3">
        <w:t xml:space="preserve"> packaging the calibrator within this display unit and </w:t>
      </w:r>
      <w:ins w:id="2079" w:author="Shwetak Patel" w:date="2014-03-18T22:19:00Z">
        <w:r w:rsidR="00D54028">
          <w:t>remove the need for an</w:t>
        </w:r>
      </w:ins>
      <w:del w:id="2080" w:author="Shwetak Patel" w:date="2014-03-18T22:19:00Z">
        <w:r w:rsidR="005C0BD3" w:rsidDel="00D54028">
          <w:delText>get rid</w:delText>
        </w:r>
      </w:del>
      <w:r w:rsidR="005C0BD3">
        <w:t xml:space="preserve"> </w:t>
      </w:r>
      <w:del w:id="2081" w:author="Shwetak Patel" w:date="2014-03-18T22:19:00Z">
        <w:r w:rsidR="005C0BD3" w:rsidDel="00D54028">
          <w:delText xml:space="preserve">of an </w:delText>
        </w:r>
      </w:del>
      <w:r w:rsidR="005C0BD3">
        <w:t>external calibrator</w:t>
      </w:r>
      <w:r w:rsidR="0069431B">
        <w:t xml:space="preserve"> unit</w:t>
      </w:r>
      <w:r w:rsidR="005C0BD3">
        <w:t>.</w:t>
      </w:r>
    </w:p>
    <w:p w:rsidR="00DB7B6A" w:rsidRDefault="00DB7B6A" w:rsidP="004A7914">
      <w:pPr>
        <w:pStyle w:val="Heading1"/>
        <w:divId w:val="254829258"/>
        <w:rPr>
          <w:ins w:id="2082" w:author="CSE" w:date="2014-03-19T15:59:00Z"/>
        </w:rPr>
      </w:pPr>
    </w:p>
    <w:p w:rsidR="00E95167" w:rsidDel="00E943F1" w:rsidRDefault="003A5B6A" w:rsidP="003A5B6A">
      <w:pPr>
        <w:rPr>
          <w:del w:id="2083" w:author="Shwetak Patel" w:date="2014-03-18T22:18:00Z"/>
        </w:rPr>
      </w:pPr>
      <w:del w:id="2084" w:author="Shwetak Patel" w:date="2014-03-18T22:18:00Z">
        <w:r w:rsidDel="00E943F1">
          <w:delText xml:space="preserve">We hope that this work will help the end users to be more aware of their electricity usage and hence reduce their energy footprint on earth.  This work can also be a complementary addition to other energy monitoring technique. For example, adding this system to Gupta et al.’s ElectriSense </w:delText>
        </w:r>
        <w:r w:rsidR="00536642" w:rsidDel="00E943F1">
          <w:fldChar w:fldCharType="begin" w:fldLock="1"/>
        </w:r>
        <w:r w:rsidR="00DD2475" w:rsidRPr="004A7914" w:rsidDel="00E943F1">
          <w:delInstrText>ADDIN CSL_CITATION { "citationItems" : [ { "id" : "ITEM-1", "itemData" : { "ISBN" : "9781605588438", "author" : [ { "dropping-particle" : "", "family" : "Award", "given" : "Best Paper", "non-dropping-particle" : "", "parse-names" : false, "suffix" : "" }, { "dropping-particle" : "", "family" : "Gupta", "given" : "Sidhant", "non-dropping-particle" : "", "parse-names" : false, "suffix" : "" }, { "dropping-particle" : "", "family" : "Reynolds", "given" : "Matthew S", "non-dropping-particle" : "", "parse-names" : false, "suffix" : "" }, { "dropping-particle" : "", "family" : "Patel", "given" : "Shwetak N", "non-dropping-particle" : "", "parse-names" : false, "suffix" : "" }, { "dropping-particle" : "", "family" : "Science", "given" : "Computer", "non-dropping-particle" : "", "parse-names" : false, "suffix" : "" } ], "id" : "ITEM-1", "issued" : { "date-parts" : [ [ "2010" ] ] }, "title" : "ElectriSense : Single-Point Sensing Using EMI for Electrical Event Detection and Classification in the Home Best Paper Award", "type" : "article-journal" }, "uris" : [ "http://www.mendeley.com/documents/?uuid=87cc5c06-e53e-40f7-aa5f-b9ab603c4dea" ] } ], "mendeley" : { "previouslyFormattedCitation" : "[2]" }, "properties" : { "noteIndex" : 0 }, "schema" : "https://github.com/citation-style-language/schema/raw/master/csl-citation.json" }</w:delInstrText>
        </w:r>
        <w:r w:rsidR="00536642" w:rsidDel="00E943F1">
          <w:fldChar w:fldCharType="separate"/>
        </w:r>
        <w:r w:rsidR="00980924" w:rsidRPr="00980924" w:rsidDel="00E943F1">
          <w:rPr>
            <w:noProof/>
          </w:rPr>
          <w:delText>[2]</w:delText>
        </w:r>
        <w:r w:rsidR="00536642" w:rsidDel="00E943F1">
          <w:fldChar w:fldCharType="end"/>
        </w:r>
        <w:r w:rsidDel="00E943F1">
          <w:delText xml:space="preserve"> can provide us real-time appliance level feedback for household energy consumption. </w:delText>
        </w:r>
      </w:del>
    </w:p>
    <w:p w:rsidR="00F77052" w:rsidRPr="003A5B6A" w:rsidDel="004A7914" w:rsidRDefault="00F77052" w:rsidP="003A5B6A">
      <w:pPr>
        <w:rPr>
          <w:del w:id="2085" w:author="CSE" w:date="2014-03-19T15:27:00Z"/>
        </w:rPr>
      </w:pPr>
    </w:p>
    <w:p w:rsidR="00FD7054" w:rsidDel="004A7914" w:rsidRDefault="00FD7054" w:rsidP="00190925">
      <w:pPr>
        <w:pStyle w:val="Heading1"/>
        <w:rPr>
          <w:del w:id="2086" w:author="CSE" w:date="2014-03-19T15:27:00Z"/>
        </w:rPr>
      </w:pPr>
      <w:del w:id="2087" w:author="CSE" w:date="2014-03-19T15:27:00Z">
        <w:r w:rsidDel="004A7914">
          <w:delText>REFERENCES</w:delText>
        </w:r>
      </w:del>
    </w:p>
    <w:p w:rsidR="004A7914" w:rsidRDefault="004A7914" w:rsidP="004A7914">
      <w:pPr>
        <w:pStyle w:val="Heading1"/>
        <w:divId w:val="254829258"/>
        <w:rPr>
          <w:ins w:id="2088" w:author="CSE" w:date="2014-03-19T15:27:00Z"/>
        </w:rPr>
      </w:pPr>
      <w:ins w:id="2089" w:author="CSE" w:date="2014-03-19T15:27:00Z">
        <w:r>
          <w:t>REFERENCES</w:t>
        </w:r>
      </w:ins>
    </w:p>
    <w:p w:rsidR="004A7914" w:rsidRDefault="004A7914" w:rsidP="004A7914">
      <w:pPr>
        <w:pStyle w:val="References"/>
        <w:ind w:left="0" w:firstLine="0"/>
        <w:divId w:val="254829258"/>
        <w:rPr>
          <w:ins w:id="2090" w:author="CSE" w:date="2014-03-19T15:28:00Z"/>
        </w:rPr>
      </w:pPr>
    </w:p>
    <w:p w:rsidR="004A7914" w:rsidRPr="004A7914" w:rsidRDefault="004A7914">
      <w:pPr>
        <w:pStyle w:val="NormalWeb"/>
        <w:ind w:left="640" w:hanging="288"/>
        <w:divId w:val="1891191730"/>
        <w:rPr>
          <w:rFonts w:eastAsiaTheme="minorEastAsia"/>
          <w:noProof/>
        </w:rPr>
        <w:pPrChange w:id="2091" w:author="CSE" w:date="2014-03-19T15:30:00Z">
          <w:pPr>
            <w:pStyle w:val="NormalWeb"/>
            <w:ind w:left="640" w:hanging="640"/>
            <w:divId w:val="1891191730"/>
          </w:pPr>
        </w:pPrChange>
      </w:pPr>
      <w:ins w:id="2092" w:author="CSE" w:date="2014-03-19T15:28:00Z">
        <w:r>
          <w:fldChar w:fldCharType="begin" w:fldLock="1"/>
        </w:r>
        <w:r>
          <w:instrText xml:space="preserve">ADDIN Mendeley Bibliography CSL_BIBLIOGRAPHY </w:instrText>
        </w:r>
      </w:ins>
      <w:r>
        <w:fldChar w:fldCharType="separate"/>
      </w:r>
      <w:r w:rsidRPr="004A7914">
        <w:rPr>
          <w:noProof/>
        </w:rPr>
        <w:t>1.</w:t>
      </w:r>
      <w:r w:rsidRPr="004A7914">
        <w:rPr>
          <w:noProof/>
        </w:rPr>
        <w:tab/>
        <w:t>Abbott, R.</w:t>
      </w:r>
      <w:ins w:id="2093" w:author="CSE" w:date="2014-03-19T16:27:00Z">
        <w:r w:rsidR="00DE201E">
          <w:rPr>
            <w:noProof/>
          </w:rPr>
          <w:t>E.</w:t>
        </w:r>
      </w:ins>
      <w:r w:rsidRPr="004A7914">
        <w:rPr>
          <w:noProof/>
        </w:rPr>
        <w:t xml:space="preserve"> and Hadden, S.</w:t>
      </w:r>
      <w:ins w:id="2094" w:author="CSE" w:date="2014-03-19T16:27:00Z">
        <w:r w:rsidR="00DE201E">
          <w:rPr>
            <w:noProof/>
          </w:rPr>
          <w:t>C.</w:t>
        </w:r>
      </w:ins>
      <w:r w:rsidRPr="004A7914">
        <w:rPr>
          <w:noProof/>
        </w:rPr>
        <w:t xml:space="preserve"> Product Specification for a Nonintrusive Appliance Load Monitoring System. </w:t>
      </w:r>
      <w:r w:rsidRPr="004A7914">
        <w:rPr>
          <w:i/>
          <w:iCs/>
          <w:noProof/>
        </w:rPr>
        <w:t>EPRI Report# NI-101</w:t>
      </w:r>
      <w:r w:rsidRPr="004A7914">
        <w:rPr>
          <w:noProof/>
        </w:rPr>
        <w:t xml:space="preserve">, </w:t>
      </w:r>
      <w:del w:id="2095" w:author="CSE" w:date="2014-03-19T16:27:00Z">
        <w:r w:rsidRPr="004A7914" w:rsidDel="00DE201E">
          <w:rPr>
            <w:noProof/>
          </w:rPr>
          <w:delText>(</w:delText>
        </w:r>
      </w:del>
      <w:r w:rsidRPr="004A7914">
        <w:rPr>
          <w:noProof/>
        </w:rPr>
        <w:t>1990</w:t>
      </w:r>
      <w:del w:id="2096" w:author="CSE" w:date="2014-03-19T16:27:00Z">
        <w:r w:rsidRPr="004A7914" w:rsidDel="00DE201E">
          <w:rPr>
            <w:noProof/>
          </w:rPr>
          <w:delText>)</w:delText>
        </w:r>
      </w:del>
      <w:r w:rsidRPr="004A7914">
        <w:rPr>
          <w:noProof/>
        </w:rPr>
        <w:t>.</w:t>
      </w:r>
    </w:p>
    <w:p w:rsidR="004A7914" w:rsidRPr="004A7914" w:rsidRDefault="004A7914">
      <w:pPr>
        <w:pStyle w:val="NormalWeb"/>
        <w:ind w:left="640" w:hanging="288"/>
        <w:divId w:val="1891191730"/>
        <w:rPr>
          <w:noProof/>
        </w:rPr>
        <w:pPrChange w:id="2097" w:author="CSE" w:date="2014-03-19T15:30:00Z">
          <w:pPr>
            <w:pStyle w:val="NormalWeb"/>
            <w:ind w:left="640" w:hanging="640"/>
            <w:divId w:val="1891191730"/>
          </w:pPr>
        </w:pPrChange>
      </w:pPr>
      <w:r w:rsidRPr="004A7914">
        <w:rPr>
          <w:noProof/>
        </w:rPr>
        <w:t>2.</w:t>
      </w:r>
      <w:r w:rsidRPr="004A7914">
        <w:rPr>
          <w:noProof/>
        </w:rPr>
        <w:tab/>
      </w:r>
      <w:del w:id="2098" w:author="CSE" w:date="2014-03-19T16:28:00Z">
        <w:r w:rsidRPr="004A7914" w:rsidDel="00CA2BB2">
          <w:rPr>
            <w:noProof/>
          </w:rPr>
          <w:delText xml:space="preserve">Award, B.P., </w:delText>
        </w:r>
      </w:del>
      <w:r w:rsidRPr="004A7914">
        <w:rPr>
          <w:noProof/>
        </w:rPr>
        <w:t>Gupta, S., Reynolds, M.S., Patel, S.N.</w:t>
      </w:r>
      <w:ins w:id="2099" w:author="CSE" w:date="2014-03-19T16:29:00Z">
        <w:r w:rsidR="00CA2BB2">
          <w:rPr>
            <w:noProof/>
          </w:rPr>
          <w:t>,</w:t>
        </w:r>
      </w:ins>
      <w:del w:id="2100" w:author="CSE" w:date="2014-03-19T16:28:00Z">
        <w:r w:rsidRPr="004A7914" w:rsidDel="00CA2BB2">
          <w:rPr>
            <w:noProof/>
          </w:rPr>
          <w:delText>, and Science, C.</w:delText>
        </w:r>
      </w:del>
      <w:r w:rsidRPr="004A7914">
        <w:rPr>
          <w:noProof/>
        </w:rPr>
        <w:t xml:space="preserve"> ElectriSense : Single-Point Sensing Using EMI for Electrical Event Detection and Classification in the Home</w:t>
      </w:r>
      <w:ins w:id="2101" w:author="CSE" w:date="2014-03-19T16:29:00Z">
        <w:r w:rsidR="00CA2BB2">
          <w:rPr>
            <w:noProof/>
          </w:rPr>
          <w:t>.</w:t>
        </w:r>
      </w:ins>
      <w:r w:rsidRPr="004A7914">
        <w:rPr>
          <w:noProof/>
        </w:rPr>
        <w:t xml:space="preserve"> </w:t>
      </w:r>
      <w:ins w:id="2102" w:author="CSE" w:date="2014-03-19T16:29:00Z">
        <w:r w:rsidR="00CA2BB2">
          <w:rPr>
            <w:noProof/>
          </w:rPr>
          <w:t>In Ubicomp 2010</w:t>
        </w:r>
      </w:ins>
      <w:del w:id="2103" w:author="CSE" w:date="2014-03-19T16:29:00Z">
        <w:r w:rsidRPr="004A7914" w:rsidDel="00CA2BB2">
          <w:rPr>
            <w:noProof/>
          </w:rPr>
          <w:delText>Best Paper Award. (2010)</w:delText>
        </w:r>
      </w:del>
      <w:r w:rsidRPr="004A7914">
        <w:rPr>
          <w:noProof/>
        </w:rPr>
        <w:t>.</w:t>
      </w:r>
    </w:p>
    <w:p w:rsidR="004A7914" w:rsidRPr="004A7914" w:rsidRDefault="004A7914">
      <w:pPr>
        <w:pStyle w:val="NormalWeb"/>
        <w:ind w:left="640" w:hanging="288"/>
        <w:divId w:val="1891191730"/>
        <w:rPr>
          <w:noProof/>
        </w:rPr>
        <w:pPrChange w:id="2104" w:author="CSE" w:date="2014-03-19T15:30:00Z">
          <w:pPr>
            <w:pStyle w:val="NormalWeb"/>
            <w:ind w:left="640" w:hanging="640"/>
            <w:divId w:val="1891191730"/>
          </w:pPr>
        </w:pPrChange>
      </w:pPr>
      <w:r w:rsidRPr="004A7914">
        <w:rPr>
          <w:noProof/>
        </w:rPr>
        <w:t>3.</w:t>
      </w:r>
      <w:r w:rsidRPr="004A7914">
        <w:rPr>
          <w:noProof/>
        </w:rPr>
        <w:tab/>
      </w:r>
      <w:ins w:id="2105" w:author="CSE" w:date="2014-03-19T16:30:00Z">
        <w:r w:rsidR="00BF79BF">
          <w:rPr>
            <w:noProof/>
          </w:rPr>
          <w:t>Shui</w:t>
        </w:r>
      </w:ins>
      <w:del w:id="2106" w:author="CSE" w:date="2014-03-19T16:30:00Z">
        <w:r w:rsidRPr="004A7914" w:rsidDel="00BF79BF">
          <w:rPr>
            <w:noProof/>
          </w:rPr>
          <w:delText>Bin</w:delText>
        </w:r>
      </w:del>
      <w:r w:rsidRPr="004A7914">
        <w:rPr>
          <w:noProof/>
        </w:rPr>
        <w:t xml:space="preserve">, </w:t>
      </w:r>
      <w:ins w:id="2107" w:author="CSE" w:date="2014-03-19T16:30:00Z">
        <w:r w:rsidR="00BF79BF">
          <w:rPr>
            <w:noProof/>
          </w:rPr>
          <w:t>B</w:t>
        </w:r>
      </w:ins>
      <w:del w:id="2108" w:author="CSE" w:date="2014-03-19T16:30:00Z">
        <w:r w:rsidRPr="004A7914" w:rsidDel="00BF79BF">
          <w:rPr>
            <w:noProof/>
          </w:rPr>
          <w:delText>S</w:delText>
        </w:r>
      </w:del>
      <w:r w:rsidRPr="004A7914">
        <w:rPr>
          <w:noProof/>
        </w:rPr>
        <w:t xml:space="preserve">. and Dowlatabadi, H. Consumer lifestyle approach to US energy use and the related CO2 emissions. </w:t>
      </w:r>
      <w:r w:rsidRPr="004A7914">
        <w:rPr>
          <w:i/>
          <w:iCs/>
          <w:noProof/>
        </w:rPr>
        <w:t>Energy Policy</w:t>
      </w:r>
      <w:ins w:id="2109" w:author="CSE" w:date="2014-03-19T16:30:00Z">
        <w:r w:rsidR="00BF79BF">
          <w:rPr>
            <w:i/>
            <w:iCs/>
            <w:noProof/>
          </w:rPr>
          <w:t xml:space="preserve"> 2005</w:t>
        </w:r>
      </w:ins>
      <w:ins w:id="2110" w:author="CSE" w:date="2014-03-19T16:31:00Z">
        <w:r w:rsidR="00BF79BF">
          <w:rPr>
            <w:i/>
            <w:iCs/>
            <w:noProof/>
          </w:rPr>
          <w:t>;</w:t>
        </w:r>
      </w:ins>
      <w:del w:id="2111" w:author="CSE" w:date="2014-03-19T16:31:00Z">
        <w:r w:rsidRPr="004A7914" w:rsidDel="00BF79BF">
          <w:rPr>
            <w:i/>
            <w:iCs/>
            <w:noProof/>
          </w:rPr>
          <w:delText xml:space="preserve"> </w:delText>
        </w:r>
      </w:del>
      <w:r w:rsidRPr="004A7914">
        <w:rPr>
          <w:i/>
          <w:iCs/>
          <w:noProof/>
        </w:rPr>
        <w:t>33</w:t>
      </w:r>
      <w:ins w:id="2112" w:author="CSE" w:date="2014-03-19T16:31:00Z">
        <w:r w:rsidR="00BF79BF">
          <w:rPr>
            <w:noProof/>
          </w:rPr>
          <w:t>:</w:t>
        </w:r>
      </w:ins>
      <w:del w:id="2113" w:author="CSE" w:date="2014-03-19T16:31:00Z">
        <w:r w:rsidRPr="004A7914" w:rsidDel="00BF79BF">
          <w:rPr>
            <w:noProof/>
          </w:rPr>
          <w:delText xml:space="preserve">, 2 (2005), </w:delText>
        </w:r>
      </w:del>
      <w:r w:rsidRPr="004A7914">
        <w:rPr>
          <w:noProof/>
        </w:rPr>
        <w:t>197–208.</w:t>
      </w:r>
    </w:p>
    <w:p w:rsidR="004A7914" w:rsidRPr="004A7914" w:rsidRDefault="004A7914">
      <w:pPr>
        <w:pStyle w:val="NormalWeb"/>
        <w:ind w:left="640" w:hanging="288"/>
        <w:divId w:val="1891191730"/>
        <w:rPr>
          <w:noProof/>
        </w:rPr>
        <w:pPrChange w:id="2114" w:author="CSE" w:date="2014-03-19T15:30:00Z">
          <w:pPr>
            <w:pStyle w:val="NormalWeb"/>
            <w:ind w:left="640" w:hanging="640"/>
            <w:divId w:val="1891191730"/>
          </w:pPr>
        </w:pPrChange>
      </w:pPr>
      <w:r w:rsidRPr="004A7914">
        <w:rPr>
          <w:noProof/>
        </w:rPr>
        <w:t>4.</w:t>
      </w:r>
      <w:r w:rsidRPr="004A7914">
        <w:rPr>
          <w:noProof/>
        </w:rPr>
        <w:tab/>
        <w:t xml:space="preserve">Chen, J., Kam, A.H., Zhang, J., Liu, N., and Shue, L. Bathroom Activity Monitoring Based on Sound. </w:t>
      </w:r>
      <w:ins w:id="2115" w:author="CSE" w:date="2014-03-19T16:32:00Z">
        <w:r w:rsidR="00B14CFF">
          <w:rPr>
            <w:noProof/>
          </w:rPr>
          <w:t>In Pervasive 2005</w:t>
        </w:r>
      </w:ins>
      <w:del w:id="2116" w:author="CSE" w:date="2014-03-19T16:32:00Z">
        <w:r w:rsidRPr="004A7914" w:rsidDel="00B14CFF">
          <w:rPr>
            <w:noProof/>
          </w:rPr>
          <w:delText>(2005)</w:delText>
        </w:r>
      </w:del>
      <w:r w:rsidRPr="004A7914">
        <w:rPr>
          <w:noProof/>
        </w:rPr>
        <w:t>, 47–61.</w:t>
      </w:r>
    </w:p>
    <w:p w:rsidR="004A7914" w:rsidRPr="004A7914" w:rsidRDefault="004A7914">
      <w:pPr>
        <w:pStyle w:val="NormalWeb"/>
        <w:ind w:left="640" w:hanging="288"/>
        <w:divId w:val="1891191730"/>
        <w:rPr>
          <w:noProof/>
        </w:rPr>
        <w:pPrChange w:id="2117" w:author="CSE" w:date="2014-03-19T15:30:00Z">
          <w:pPr>
            <w:pStyle w:val="NormalWeb"/>
            <w:ind w:left="640" w:hanging="640"/>
            <w:divId w:val="1891191730"/>
          </w:pPr>
        </w:pPrChange>
      </w:pPr>
      <w:r w:rsidRPr="004A7914">
        <w:rPr>
          <w:noProof/>
        </w:rPr>
        <w:t>5.</w:t>
      </w:r>
      <w:r w:rsidRPr="004A7914">
        <w:rPr>
          <w:noProof/>
        </w:rPr>
        <w:tab/>
        <w:t xml:space="preserve">Cooley, J.J., Member, S., Vickery, D., Member, A.A., Member, Z.C., and Fellow, S.B.L. A Retrofit 60 Hz Current Sensor for Power Monitoring at the Circuit Breaker Panel. </w:t>
      </w:r>
      <w:ins w:id="2118" w:author="CSE" w:date="2014-03-19T16:33:00Z">
        <w:r w:rsidR="000A7AB5">
          <w:rPr>
            <w:noProof/>
          </w:rPr>
          <w:t>In 25</w:t>
        </w:r>
        <w:r w:rsidR="000A7AB5" w:rsidRPr="000A7AB5">
          <w:rPr>
            <w:noProof/>
            <w:vertAlign w:val="superscript"/>
            <w:rPrChange w:id="2119" w:author="CSE" w:date="2014-03-19T16:33:00Z">
              <w:rPr>
                <w:noProof/>
              </w:rPr>
            </w:rPrChange>
          </w:rPr>
          <w:t>th</w:t>
        </w:r>
        <w:r w:rsidR="000A7AB5">
          <w:rPr>
            <w:noProof/>
          </w:rPr>
          <w:t xml:space="preserve"> annunal IEEE APEC 2010.</w:t>
        </w:r>
      </w:ins>
      <w:del w:id="2120" w:author="CSE" w:date="2014-03-19T16:33:00Z">
        <w:r w:rsidRPr="004A7914" w:rsidDel="004253ED">
          <w:rPr>
            <w:noProof/>
          </w:rPr>
          <w:delText>.</w:delText>
        </w:r>
      </w:del>
    </w:p>
    <w:p w:rsidR="004A7914" w:rsidRPr="004A7914" w:rsidRDefault="004A7914">
      <w:pPr>
        <w:pStyle w:val="NormalWeb"/>
        <w:ind w:left="640" w:hanging="288"/>
        <w:divId w:val="1891191730"/>
        <w:rPr>
          <w:noProof/>
        </w:rPr>
        <w:pPrChange w:id="2121" w:author="CSE" w:date="2014-03-19T15:30:00Z">
          <w:pPr>
            <w:pStyle w:val="NormalWeb"/>
            <w:ind w:left="640" w:hanging="640"/>
            <w:divId w:val="1891191730"/>
          </w:pPr>
        </w:pPrChange>
      </w:pPr>
      <w:r w:rsidRPr="004A7914">
        <w:rPr>
          <w:noProof/>
        </w:rPr>
        <w:t>6.</w:t>
      </w:r>
      <w:r w:rsidRPr="004A7914">
        <w:rPr>
          <w:noProof/>
        </w:rPr>
        <w:tab/>
        <w:t xml:space="preserve">Hart, G. Advances in nonintrusive appliance load monitoring. </w:t>
      </w:r>
      <w:ins w:id="2122" w:author="CSE" w:date="2014-03-19T16:33:00Z">
        <w:r w:rsidR="000A7AB5">
          <w:rPr>
            <w:noProof/>
          </w:rPr>
          <w:t xml:space="preserve">In </w:t>
        </w:r>
      </w:ins>
      <w:r w:rsidRPr="004A7914">
        <w:rPr>
          <w:i/>
          <w:iCs/>
          <w:noProof/>
        </w:rPr>
        <w:t>Proceedings of EPRI Information and Automation</w:t>
      </w:r>
      <w:ins w:id="2123" w:author="CSE" w:date="2014-03-19T16:34:00Z">
        <w:r w:rsidR="000A7AB5">
          <w:rPr>
            <w:i/>
            <w:iCs/>
            <w:noProof/>
          </w:rPr>
          <w:t xml:space="preserve"> Conference</w:t>
        </w:r>
      </w:ins>
      <w:del w:id="2124" w:author="CSE" w:date="2014-03-19T16:34:00Z">
        <w:r w:rsidRPr="004A7914" w:rsidDel="000A7AB5">
          <w:rPr>
            <w:i/>
            <w:iCs/>
            <w:noProof/>
          </w:rPr>
          <w:delText>  …</w:delText>
        </w:r>
      </w:del>
      <w:r w:rsidRPr="004A7914">
        <w:rPr>
          <w:noProof/>
        </w:rPr>
        <w:t xml:space="preserve">, </w:t>
      </w:r>
      <w:del w:id="2125" w:author="CSE" w:date="2014-03-19T16:34:00Z">
        <w:r w:rsidRPr="004A7914" w:rsidDel="000A7AB5">
          <w:rPr>
            <w:noProof/>
          </w:rPr>
          <w:delText>(</w:delText>
        </w:r>
      </w:del>
      <w:r w:rsidRPr="004A7914">
        <w:rPr>
          <w:noProof/>
        </w:rPr>
        <w:t>1991</w:t>
      </w:r>
      <w:del w:id="2126" w:author="CSE" w:date="2014-03-19T16:34:00Z">
        <w:r w:rsidRPr="004A7914" w:rsidDel="000A7AB5">
          <w:rPr>
            <w:noProof/>
          </w:rPr>
          <w:delText>)</w:delText>
        </w:r>
      </w:del>
      <w:r w:rsidRPr="004A7914">
        <w:rPr>
          <w:noProof/>
        </w:rPr>
        <w:t>.</w:t>
      </w:r>
    </w:p>
    <w:p w:rsidR="004A7914" w:rsidRPr="004A7914" w:rsidRDefault="004A7914">
      <w:pPr>
        <w:pStyle w:val="NormalWeb"/>
        <w:ind w:left="640" w:hanging="288"/>
        <w:divId w:val="1891191730"/>
        <w:rPr>
          <w:noProof/>
        </w:rPr>
        <w:pPrChange w:id="2127" w:author="CSE" w:date="2014-03-19T15:30:00Z">
          <w:pPr>
            <w:pStyle w:val="NormalWeb"/>
            <w:ind w:left="640" w:hanging="640"/>
            <w:divId w:val="1891191730"/>
          </w:pPr>
        </w:pPrChange>
      </w:pPr>
      <w:r w:rsidRPr="004A7914">
        <w:rPr>
          <w:noProof/>
        </w:rPr>
        <w:t>7.</w:t>
      </w:r>
      <w:r w:rsidRPr="004A7914">
        <w:rPr>
          <w:noProof/>
        </w:rPr>
        <w:tab/>
        <w:t>Hart,</w:t>
      </w:r>
      <w:ins w:id="2128" w:author="CSE" w:date="2014-03-19T16:34:00Z">
        <w:r w:rsidR="000A7AB5">
          <w:rPr>
            <w:noProof/>
          </w:rPr>
          <w:t xml:space="preserve"> </w:t>
        </w:r>
      </w:ins>
      <w:del w:id="2129" w:author="CSE" w:date="2014-03-19T16:34:00Z">
        <w:r w:rsidRPr="004A7914" w:rsidDel="000A7AB5">
          <w:rPr>
            <w:noProof/>
          </w:rPr>
          <w:delText xml:space="preserve"> </w:delText>
        </w:r>
      </w:del>
      <w:r w:rsidRPr="004A7914">
        <w:rPr>
          <w:noProof/>
        </w:rPr>
        <w:t>G.W</w:t>
      </w:r>
      <w:del w:id="2130" w:author="CSE" w:date="2014-03-19T16:34:00Z">
        <w:r w:rsidRPr="004A7914" w:rsidDel="000A7AB5">
          <w:rPr>
            <w:noProof/>
          </w:rPr>
          <w:delText>. and Member, S</w:delText>
        </w:r>
      </w:del>
      <w:r w:rsidRPr="004A7914">
        <w:rPr>
          <w:noProof/>
        </w:rPr>
        <w:t>.</w:t>
      </w:r>
      <w:ins w:id="2131" w:author="CSE" w:date="2014-03-19T16:34:00Z">
        <w:r w:rsidR="000A7AB5">
          <w:rPr>
            <w:noProof/>
          </w:rPr>
          <w:t>,</w:t>
        </w:r>
      </w:ins>
      <w:r w:rsidRPr="004A7914">
        <w:rPr>
          <w:noProof/>
        </w:rPr>
        <w:t xml:space="preserve"> Nonintrusive Appliance Load Monitoring</w:t>
      </w:r>
      <w:del w:id="2132" w:author="CSE" w:date="2014-03-19T16:35:00Z">
        <w:r w:rsidRPr="004A7914" w:rsidDel="000A7AB5">
          <w:rPr>
            <w:noProof/>
          </w:rPr>
          <w:delText>. (1992)</w:delText>
        </w:r>
      </w:del>
      <w:r w:rsidRPr="004A7914">
        <w:rPr>
          <w:noProof/>
        </w:rPr>
        <w:t>.</w:t>
      </w:r>
      <w:ins w:id="2133" w:author="CSE" w:date="2014-03-19T16:35:00Z">
        <w:r w:rsidR="000A7AB5">
          <w:rPr>
            <w:noProof/>
          </w:rPr>
          <w:t xml:space="preserve"> </w:t>
        </w:r>
        <w:r w:rsidR="000A7AB5" w:rsidRPr="000A7AB5">
          <w:rPr>
            <w:noProof/>
          </w:rPr>
          <w:t>Proceedings of the IEEE, 1992. 80(12): p. 1870-1891</w:t>
        </w:r>
        <w:r w:rsidR="000A7AB5">
          <w:rPr>
            <w:noProof/>
          </w:rPr>
          <w:t>.</w:t>
        </w:r>
      </w:ins>
    </w:p>
    <w:p w:rsidR="004A7914" w:rsidRPr="004A7914" w:rsidRDefault="004A7914">
      <w:pPr>
        <w:pStyle w:val="NormalWeb"/>
        <w:ind w:left="640" w:hanging="288"/>
        <w:divId w:val="1891191730"/>
        <w:rPr>
          <w:noProof/>
        </w:rPr>
        <w:pPrChange w:id="2134" w:author="CSE" w:date="2014-03-19T15:30:00Z">
          <w:pPr>
            <w:pStyle w:val="NormalWeb"/>
            <w:ind w:left="640" w:hanging="640"/>
            <w:divId w:val="1891191730"/>
          </w:pPr>
        </w:pPrChange>
      </w:pPr>
      <w:r w:rsidRPr="004A7914">
        <w:rPr>
          <w:noProof/>
        </w:rPr>
        <w:lastRenderedPageBreak/>
        <w:t>8.</w:t>
      </w:r>
      <w:r w:rsidRPr="004A7914">
        <w:rPr>
          <w:noProof/>
        </w:rPr>
        <w:tab/>
        <w:t xml:space="preserve">Ho, B., Kao, H.C., Chen, N., et al. HeatProbe : A Thermal-based Power Meter for Accounting Disaggregated Electricity Usage. </w:t>
      </w:r>
      <w:ins w:id="2135" w:author="CSE" w:date="2014-03-19T16:35:00Z">
        <w:r w:rsidR="00BE375B">
          <w:rPr>
            <w:noProof/>
          </w:rPr>
          <w:t xml:space="preserve">In ubicomp </w:t>
        </w:r>
      </w:ins>
      <w:del w:id="2136" w:author="CSE" w:date="2014-03-19T16:35:00Z">
        <w:r w:rsidRPr="004A7914" w:rsidDel="00BE375B">
          <w:rPr>
            <w:noProof/>
          </w:rPr>
          <w:delText>(</w:delText>
        </w:r>
      </w:del>
      <w:r w:rsidRPr="004A7914">
        <w:rPr>
          <w:noProof/>
        </w:rPr>
        <w:t>2011</w:t>
      </w:r>
      <w:del w:id="2137" w:author="CSE" w:date="2014-03-19T16:35:00Z">
        <w:r w:rsidRPr="004A7914" w:rsidDel="00BE375B">
          <w:rPr>
            <w:noProof/>
          </w:rPr>
          <w:delText>)</w:delText>
        </w:r>
      </w:del>
      <w:r w:rsidRPr="004A7914">
        <w:rPr>
          <w:noProof/>
        </w:rPr>
        <w:t>.</w:t>
      </w:r>
    </w:p>
    <w:p w:rsidR="004A7914" w:rsidRPr="004A7914" w:rsidRDefault="004A7914">
      <w:pPr>
        <w:pStyle w:val="NormalWeb"/>
        <w:ind w:left="640" w:hanging="288"/>
        <w:divId w:val="1891191730"/>
        <w:rPr>
          <w:noProof/>
        </w:rPr>
        <w:pPrChange w:id="2138" w:author="CSE" w:date="2014-03-19T15:30:00Z">
          <w:pPr>
            <w:pStyle w:val="NormalWeb"/>
            <w:ind w:left="640" w:hanging="640"/>
            <w:divId w:val="1891191730"/>
          </w:pPr>
        </w:pPrChange>
      </w:pPr>
      <w:r w:rsidRPr="004A7914">
        <w:rPr>
          <w:noProof/>
        </w:rPr>
        <w:t>9.</w:t>
      </w:r>
      <w:r w:rsidRPr="004A7914">
        <w:rPr>
          <w:noProof/>
        </w:rPr>
        <w:tab/>
        <w:t xml:space="preserve">Kawahara, Y., Hodges, S., Cook, B.S., and Abowd, G.D. Instant Inkjet Circuits : Lab-based Inkjet Printing to Support Rapid Prototyping of UbiComp Devices. </w:t>
      </w:r>
      <w:ins w:id="2139" w:author="CSE" w:date="2014-03-19T16:35:00Z">
        <w:r w:rsidR="00FF5B69">
          <w:rPr>
            <w:noProof/>
          </w:rPr>
          <w:t xml:space="preserve">In ubicomp </w:t>
        </w:r>
      </w:ins>
      <w:del w:id="2140" w:author="CSE" w:date="2014-03-19T16:35:00Z">
        <w:r w:rsidRPr="004A7914" w:rsidDel="00FF5B69">
          <w:rPr>
            <w:noProof/>
          </w:rPr>
          <w:delText>(</w:delText>
        </w:r>
      </w:del>
      <w:r w:rsidRPr="004A7914">
        <w:rPr>
          <w:noProof/>
        </w:rPr>
        <w:t>2013</w:t>
      </w:r>
      <w:del w:id="2141" w:author="CSE" w:date="2014-03-19T16:35:00Z">
        <w:r w:rsidRPr="004A7914" w:rsidDel="00FF5B69">
          <w:rPr>
            <w:noProof/>
          </w:rPr>
          <w:delText>)</w:delText>
        </w:r>
      </w:del>
      <w:r w:rsidRPr="004A7914">
        <w:rPr>
          <w:noProof/>
        </w:rPr>
        <w:t>, 363–372.</w:t>
      </w:r>
    </w:p>
    <w:p w:rsidR="004A7914" w:rsidRPr="004A7914" w:rsidRDefault="004A7914">
      <w:pPr>
        <w:pStyle w:val="NormalWeb"/>
        <w:ind w:left="640" w:hanging="288"/>
        <w:divId w:val="1891191730"/>
        <w:rPr>
          <w:noProof/>
        </w:rPr>
        <w:pPrChange w:id="2142" w:author="CSE" w:date="2014-03-19T15:30:00Z">
          <w:pPr>
            <w:pStyle w:val="NormalWeb"/>
            <w:ind w:left="640" w:hanging="640"/>
            <w:divId w:val="1891191730"/>
          </w:pPr>
        </w:pPrChange>
      </w:pPr>
      <w:r w:rsidRPr="004A7914">
        <w:rPr>
          <w:noProof/>
        </w:rPr>
        <w:t>10.</w:t>
      </w:r>
      <w:r w:rsidRPr="004A7914">
        <w:rPr>
          <w:noProof/>
        </w:rPr>
        <w:tab/>
        <w:t xml:space="preserve">Lorek, M.C., Chraim, F., Pister, K.S.J., and Lanzisera, S. COTS-based stick-on electricity meters for building submetering. </w:t>
      </w:r>
      <w:ins w:id="2143" w:author="CSE" w:date="2014-03-19T16:36:00Z">
        <w:r w:rsidR="00567B1F">
          <w:rPr>
            <w:noProof/>
          </w:rPr>
          <w:t xml:space="preserve">In </w:t>
        </w:r>
      </w:ins>
      <w:r w:rsidRPr="004A7914">
        <w:rPr>
          <w:i/>
          <w:iCs/>
          <w:noProof/>
        </w:rPr>
        <w:t>2013 I</w:t>
      </w:r>
      <w:ins w:id="2144" w:author="CSE" w:date="2014-03-19T16:36:00Z">
        <w:r w:rsidR="00567B1F">
          <w:rPr>
            <w:i/>
            <w:iCs/>
            <w:noProof/>
          </w:rPr>
          <w:t>EEE</w:t>
        </w:r>
      </w:ins>
      <w:del w:id="2145" w:author="CSE" w:date="2014-03-19T16:36:00Z">
        <w:r w:rsidRPr="004A7914" w:rsidDel="00567B1F">
          <w:rPr>
            <w:i/>
            <w:iCs/>
            <w:noProof/>
          </w:rPr>
          <w:delText>eee</w:delText>
        </w:r>
      </w:del>
      <w:r w:rsidRPr="004A7914">
        <w:rPr>
          <w:i/>
          <w:iCs/>
          <w:noProof/>
        </w:rPr>
        <w:t xml:space="preserve"> Sensors</w:t>
      </w:r>
      <w:r w:rsidRPr="004A7914">
        <w:rPr>
          <w:noProof/>
        </w:rPr>
        <w:t>, (2013), 1–4.</w:t>
      </w:r>
    </w:p>
    <w:p w:rsidR="004A7914" w:rsidRPr="004A7914" w:rsidRDefault="004A7914">
      <w:pPr>
        <w:pStyle w:val="NormalWeb"/>
        <w:ind w:left="640" w:hanging="288"/>
        <w:divId w:val="1891191730"/>
        <w:rPr>
          <w:noProof/>
        </w:rPr>
        <w:pPrChange w:id="2146" w:author="CSE" w:date="2014-03-19T15:30:00Z">
          <w:pPr>
            <w:pStyle w:val="NormalWeb"/>
            <w:ind w:left="640" w:hanging="640"/>
            <w:divId w:val="1891191730"/>
          </w:pPr>
        </w:pPrChange>
      </w:pPr>
      <w:r w:rsidRPr="004A7914">
        <w:rPr>
          <w:noProof/>
        </w:rPr>
        <w:t>11.</w:t>
      </w:r>
      <w:r w:rsidRPr="004A7914">
        <w:rPr>
          <w:noProof/>
        </w:rPr>
        <w:tab/>
        <w:t xml:space="preserve">Patel, S.N., Gupta, S., and Reynolds, M.S. The design and evaluation of an end-user-deployable, </w:t>
      </w:r>
      <w:r w:rsidRPr="004A7914">
        <w:rPr>
          <w:noProof/>
        </w:rPr>
        <w:lastRenderedPageBreak/>
        <w:t>whole house, contactless power consumption sensor.</w:t>
      </w:r>
      <w:del w:id="2147" w:author="CSE" w:date="2014-03-19T16:36:00Z">
        <w:r w:rsidRPr="004A7914" w:rsidDel="004164D5">
          <w:rPr>
            <w:noProof/>
          </w:rPr>
          <w:delText xml:space="preserve"> </w:delText>
        </w:r>
      </w:del>
      <w:ins w:id="2148" w:author="CSE" w:date="2014-03-19T16:36:00Z">
        <w:r w:rsidR="004164D5">
          <w:rPr>
            <w:noProof/>
          </w:rPr>
          <w:t xml:space="preserve"> In CHI 2010</w:t>
        </w:r>
      </w:ins>
      <w:del w:id="2149" w:author="CSE" w:date="2014-03-19T16:36:00Z">
        <w:r w:rsidRPr="004A7914" w:rsidDel="004164D5">
          <w:rPr>
            <w:i/>
            <w:iCs/>
            <w:noProof/>
          </w:rPr>
          <w:delText>Proceedings of the 28th international conference on Human factors in computing systems - CHI ’10</w:delText>
        </w:r>
        <w:r w:rsidRPr="004A7914" w:rsidDel="004164D5">
          <w:rPr>
            <w:noProof/>
          </w:rPr>
          <w:delText>, (2010)</w:delText>
        </w:r>
      </w:del>
      <w:r w:rsidRPr="004A7914">
        <w:rPr>
          <w:noProof/>
        </w:rPr>
        <w:t>, 2471</w:t>
      </w:r>
      <w:ins w:id="2150" w:author="CSE" w:date="2014-03-19T16:36:00Z">
        <w:r w:rsidR="004164D5">
          <w:rPr>
            <w:noProof/>
          </w:rPr>
          <w:t>-2480</w:t>
        </w:r>
      </w:ins>
      <w:r w:rsidRPr="004A7914">
        <w:rPr>
          <w:noProof/>
        </w:rPr>
        <w:t>.</w:t>
      </w:r>
    </w:p>
    <w:p w:rsidR="004A7914" w:rsidRPr="004A7914" w:rsidRDefault="004A7914">
      <w:pPr>
        <w:pStyle w:val="NormalWeb"/>
        <w:ind w:left="640" w:hanging="288"/>
        <w:divId w:val="1891191730"/>
        <w:rPr>
          <w:noProof/>
        </w:rPr>
        <w:pPrChange w:id="2151" w:author="CSE" w:date="2014-03-19T15:30:00Z">
          <w:pPr>
            <w:pStyle w:val="NormalWeb"/>
            <w:ind w:left="640" w:hanging="640"/>
            <w:divId w:val="1891191730"/>
          </w:pPr>
        </w:pPrChange>
      </w:pPr>
      <w:r w:rsidRPr="004A7914">
        <w:rPr>
          <w:noProof/>
        </w:rPr>
        <w:t>12.</w:t>
      </w:r>
      <w:r w:rsidRPr="004A7914">
        <w:rPr>
          <w:noProof/>
        </w:rPr>
        <w:tab/>
        <w:t>Patel, S.N., Robertson, T., Kientz, J.A., Reynolds, M.S., and Abowd, G.D. At the Flick of a Switch : Detecting and Classifying Unique Electrical Events on the Residential Power Line</w:t>
      </w:r>
      <w:del w:id="2152" w:author="CSE" w:date="2014-03-19T16:37:00Z">
        <w:r w:rsidRPr="004A7914" w:rsidDel="006A6D1C">
          <w:rPr>
            <w:noProof/>
          </w:rPr>
          <w:delText xml:space="preserve"> ( Nominated for the Best Paper Award )</w:delText>
        </w:r>
      </w:del>
      <w:r w:rsidRPr="004A7914">
        <w:rPr>
          <w:noProof/>
        </w:rPr>
        <w:t xml:space="preserve">. </w:t>
      </w:r>
      <w:ins w:id="2153" w:author="CSE" w:date="2014-03-19T16:37:00Z">
        <w:r w:rsidR="006A6D1C">
          <w:rPr>
            <w:noProof/>
          </w:rPr>
          <w:t>In Ubicomp 2007</w:t>
        </w:r>
      </w:ins>
      <w:del w:id="2154" w:author="CSE" w:date="2014-03-19T16:37:00Z">
        <w:r w:rsidRPr="004A7914" w:rsidDel="006A6D1C">
          <w:rPr>
            <w:noProof/>
          </w:rPr>
          <w:delText>(2007)</w:delText>
        </w:r>
      </w:del>
      <w:r w:rsidRPr="004A7914">
        <w:rPr>
          <w:noProof/>
        </w:rPr>
        <w:t>, 271–288.</w:t>
      </w:r>
    </w:p>
    <w:p w:rsidR="004A7914" w:rsidRPr="004A7914" w:rsidRDefault="004A7914">
      <w:pPr>
        <w:pStyle w:val="NormalWeb"/>
        <w:ind w:left="640" w:hanging="288"/>
        <w:divId w:val="1891191730"/>
        <w:rPr>
          <w:noProof/>
        </w:rPr>
        <w:pPrChange w:id="2155" w:author="CSE" w:date="2014-03-19T15:30:00Z">
          <w:pPr>
            <w:pStyle w:val="NormalWeb"/>
            <w:ind w:left="640" w:hanging="640"/>
            <w:divId w:val="1891191730"/>
          </w:pPr>
        </w:pPrChange>
      </w:pPr>
      <w:r w:rsidRPr="004A7914">
        <w:rPr>
          <w:noProof/>
        </w:rPr>
        <w:t>13.</w:t>
      </w:r>
      <w:r w:rsidRPr="004A7914">
        <w:rPr>
          <w:noProof/>
        </w:rPr>
        <w:tab/>
        <w:t xml:space="preserve">Zeifman, M., Member, S., and Roth, K. Nonintrusive Appliance Load Monitoring : Review and Outlook. </w:t>
      </w:r>
      <w:ins w:id="2156" w:author="CSE" w:date="2014-03-19T16:38:00Z">
        <w:r w:rsidR="0084038A">
          <w:rPr>
            <w:noProof/>
          </w:rPr>
          <w:t xml:space="preserve">In IEEE Transaction on Consumer Electronics; Vol: </w:t>
        </w:r>
      </w:ins>
      <w:r w:rsidRPr="004A7914">
        <w:rPr>
          <w:i/>
          <w:iCs/>
          <w:noProof/>
        </w:rPr>
        <w:t>57</w:t>
      </w:r>
      <w:r w:rsidRPr="004A7914">
        <w:rPr>
          <w:noProof/>
        </w:rPr>
        <w:t xml:space="preserve">, </w:t>
      </w:r>
      <w:ins w:id="2157" w:author="CSE" w:date="2014-03-19T16:38:00Z">
        <w:r w:rsidR="0084038A">
          <w:rPr>
            <w:noProof/>
          </w:rPr>
          <w:t xml:space="preserve">Issue: </w:t>
        </w:r>
      </w:ins>
      <w:r w:rsidRPr="004A7914">
        <w:rPr>
          <w:noProof/>
        </w:rPr>
        <w:t>1</w:t>
      </w:r>
      <w:ins w:id="2158" w:author="CSE" w:date="2014-03-19T16:38:00Z">
        <w:r w:rsidR="0084038A">
          <w:rPr>
            <w:noProof/>
          </w:rPr>
          <w:t xml:space="preserve">, </w:t>
        </w:r>
      </w:ins>
      <w:del w:id="2159" w:author="CSE" w:date="2014-03-19T16:38:00Z">
        <w:r w:rsidRPr="004A7914" w:rsidDel="0084038A">
          <w:rPr>
            <w:noProof/>
          </w:rPr>
          <w:delText xml:space="preserve"> (</w:delText>
        </w:r>
      </w:del>
      <w:r w:rsidRPr="004A7914">
        <w:rPr>
          <w:noProof/>
        </w:rPr>
        <w:t>2011</w:t>
      </w:r>
      <w:del w:id="2160" w:author="CSE" w:date="2014-03-19T16:38:00Z">
        <w:r w:rsidRPr="004A7914" w:rsidDel="0084038A">
          <w:rPr>
            <w:noProof/>
          </w:rPr>
          <w:delText>)</w:delText>
        </w:r>
      </w:del>
      <w:r w:rsidRPr="004A7914">
        <w:rPr>
          <w:noProof/>
        </w:rPr>
        <w:t xml:space="preserve">, 76–84. </w:t>
      </w:r>
    </w:p>
    <w:p w:rsidR="004A7914" w:rsidRDefault="004A7914">
      <w:pPr>
        <w:pStyle w:val="References"/>
        <w:ind w:left="0" w:hanging="288"/>
        <w:divId w:val="254829258"/>
        <w:rPr>
          <w:ins w:id="2161" w:author="CSE" w:date="2014-03-19T15:27:00Z"/>
        </w:rPr>
        <w:sectPr w:rsidR="004A7914" w:rsidSect="00DE1746">
          <w:type w:val="continuous"/>
          <w:pgSz w:w="12240" w:h="15840" w:code="1"/>
          <w:pgMar w:top="1224" w:right="1080" w:bottom="1440" w:left="1080" w:header="720" w:footer="720" w:gutter="0"/>
          <w:cols w:num="2" w:space="432"/>
        </w:sectPr>
        <w:pPrChange w:id="2162" w:author="CSE" w:date="2014-03-19T15:30:00Z">
          <w:pPr>
            <w:pStyle w:val="References"/>
            <w:ind w:left="0" w:firstLine="0"/>
            <w:divId w:val="254829258"/>
          </w:pPr>
        </w:pPrChange>
      </w:pPr>
      <w:ins w:id="2163" w:author="CSE" w:date="2014-03-19T15:28:00Z">
        <w:r>
          <w:fldChar w:fldCharType="end"/>
        </w:r>
      </w:ins>
    </w:p>
    <w:p w:rsidR="00190925" w:rsidRPr="00190925" w:rsidDel="004A7914" w:rsidRDefault="00190925">
      <w:pPr>
        <w:rPr>
          <w:del w:id="2164" w:author="CSE" w:date="2014-03-19T15:27:00Z"/>
        </w:rPr>
      </w:pPr>
    </w:p>
    <w:p w:rsidR="00BF4711" w:rsidRPr="004A7914" w:rsidDel="004A7914" w:rsidRDefault="00536642">
      <w:pPr>
        <w:pStyle w:val="NormalWeb"/>
        <w:divId w:val="1540973148"/>
        <w:rPr>
          <w:del w:id="2165" w:author="CSE" w:date="2014-03-19T15:27:00Z"/>
          <w:rFonts w:eastAsiaTheme="minorEastAsia"/>
          <w:noProof/>
        </w:rPr>
        <w:pPrChange w:id="2166" w:author="CSE" w:date="2014-03-19T15:27:00Z">
          <w:pPr>
            <w:pStyle w:val="NormalWeb"/>
            <w:ind w:left="640" w:hanging="640"/>
            <w:divId w:val="1540973148"/>
          </w:pPr>
        </w:pPrChange>
      </w:pPr>
      <w:del w:id="2167" w:author="CSE" w:date="2014-03-19T15:27:00Z">
        <w:r w:rsidDel="004A7914">
          <w:fldChar w:fldCharType="begin" w:fldLock="1"/>
        </w:r>
        <w:r w:rsidR="00FD7054" w:rsidRPr="004A7914" w:rsidDel="004A7914">
          <w:delInstrText xml:space="preserve">ADDIN Mendeley Bibliography CSL_BIBLIOGRAPHY </w:delInstrText>
        </w:r>
        <w:r w:rsidDel="004A7914">
          <w:fldChar w:fldCharType="separate"/>
        </w:r>
        <w:r w:rsidR="00BF4711" w:rsidRPr="004A7914" w:rsidDel="004A7914">
          <w:rPr>
            <w:noProof/>
          </w:rPr>
          <w:delText>1.</w:delText>
        </w:r>
        <w:r w:rsidR="00BF4711" w:rsidRPr="004A7914" w:rsidDel="004A7914">
          <w:rPr>
            <w:noProof/>
          </w:rPr>
          <w:tab/>
          <w:delText xml:space="preserve">Abbott, R. and Hadden, S. Product Specification for a Nonintrusive Appliance Load Monitoring System. </w:delText>
        </w:r>
        <w:r w:rsidR="00BF4711" w:rsidRPr="004A7914" w:rsidDel="004A7914">
          <w:rPr>
            <w:i/>
            <w:iCs/>
            <w:noProof/>
          </w:rPr>
          <w:delText>EPRI Report# NI-101</w:delText>
        </w:r>
        <w:r w:rsidR="00BF4711" w:rsidRPr="004A7914" w:rsidDel="004A7914">
          <w:rPr>
            <w:noProof/>
          </w:rPr>
          <w:delText>, (1990).</w:delText>
        </w:r>
      </w:del>
    </w:p>
    <w:p w:rsidR="00BF4711" w:rsidRPr="004A7914" w:rsidDel="004A7914" w:rsidRDefault="00BF4711">
      <w:pPr>
        <w:pStyle w:val="NormalWeb"/>
        <w:divId w:val="1540973148"/>
        <w:rPr>
          <w:del w:id="2168" w:author="CSE" w:date="2014-03-19T15:27:00Z"/>
          <w:noProof/>
        </w:rPr>
        <w:pPrChange w:id="2169" w:author="CSE" w:date="2014-03-19T15:27:00Z">
          <w:pPr>
            <w:pStyle w:val="NormalWeb"/>
            <w:ind w:left="640" w:hanging="640"/>
            <w:divId w:val="1540973148"/>
          </w:pPr>
        </w:pPrChange>
      </w:pPr>
      <w:del w:id="2170" w:author="CSE" w:date="2014-03-19T15:27:00Z">
        <w:r w:rsidRPr="004A7914" w:rsidDel="004A7914">
          <w:rPr>
            <w:noProof/>
          </w:rPr>
          <w:delText>2.</w:delText>
        </w:r>
        <w:r w:rsidRPr="004A7914" w:rsidDel="004A7914">
          <w:rPr>
            <w:noProof/>
          </w:rPr>
          <w:tab/>
          <w:delText>Award, B.P., Gupta, S., Reynolds, M.S., Patel, S.N., and Science, C. ElectriSense : Single-Point Sensing Using EMI for Electrical Event Detection and Classification in the Home Best Paper Award. (2010).</w:delText>
        </w:r>
      </w:del>
    </w:p>
    <w:p w:rsidR="00BF4711" w:rsidRPr="004A7914" w:rsidDel="004A7914" w:rsidRDefault="00BF4711">
      <w:pPr>
        <w:pStyle w:val="NormalWeb"/>
        <w:divId w:val="1540973148"/>
        <w:rPr>
          <w:del w:id="2171" w:author="CSE" w:date="2014-03-19T15:27:00Z"/>
          <w:noProof/>
        </w:rPr>
        <w:pPrChange w:id="2172" w:author="CSE" w:date="2014-03-19T15:27:00Z">
          <w:pPr>
            <w:pStyle w:val="NormalWeb"/>
            <w:ind w:left="640" w:hanging="640"/>
            <w:divId w:val="1540973148"/>
          </w:pPr>
        </w:pPrChange>
      </w:pPr>
      <w:del w:id="2173" w:author="CSE" w:date="2014-03-19T15:27:00Z">
        <w:r w:rsidRPr="004A7914" w:rsidDel="004A7914">
          <w:rPr>
            <w:noProof/>
          </w:rPr>
          <w:delText>3.</w:delText>
        </w:r>
        <w:r w:rsidRPr="004A7914" w:rsidDel="004A7914">
          <w:rPr>
            <w:noProof/>
          </w:rPr>
          <w:tab/>
          <w:delText xml:space="preserve">Bin, S. and Dowlatabadi, H. Consumer lifestyle approach to US energy use and the related CO2 emissions. </w:delText>
        </w:r>
        <w:r w:rsidRPr="004A7914" w:rsidDel="004A7914">
          <w:rPr>
            <w:i/>
            <w:iCs/>
            <w:noProof/>
          </w:rPr>
          <w:delText>Energy Policy 33</w:delText>
        </w:r>
        <w:r w:rsidRPr="004A7914" w:rsidDel="004A7914">
          <w:rPr>
            <w:noProof/>
          </w:rPr>
          <w:delText>, 2 (2005), 197–208.</w:delText>
        </w:r>
      </w:del>
    </w:p>
    <w:p w:rsidR="00BF4711" w:rsidRPr="004A7914" w:rsidDel="004A7914" w:rsidRDefault="00BF4711">
      <w:pPr>
        <w:pStyle w:val="NormalWeb"/>
        <w:divId w:val="1540973148"/>
        <w:rPr>
          <w:del w:id="2174" w:author="CSE" w:date="2014-03-19T15:27:00Z"/>
          <w:noProof/>
        </w:rPr>
        <w:pPrChange w:id="2175" w:author="CSE" w:date="2014-03-19T15:27:00Z">
          <w:pPr>
            <w:pStyle w:val="NormalWeb"/>
            <w:ind w:left="640" w:hanging="640"/>
            <w:divId w:val="1540973148"/>
          </w:pPr>
        </w:pPrChange>
      </w:pPr>
      <w:del w:id="2176" w:author="CSE" w:date="2014-03-19T15:27:00Z">
        <w:r w:rsidRPr="004A7914" w:rsidDel="004A7914">
          <w:rPr>
            <w:noProof/>
          </w:rPr>
          <w:delText>4.</w:delText>
        </w:r>
        <w:r w:rsidRPr="004A7914" w:rsidDel="004A7914">
          <w:rPr>
            <w:noProof/>
          </w:rPr>
          <w:tab/>
          <w:delText>Chen, J., Kam, A.H., Zhang, J., Liu, N., and Shue, L. Bathroom Activity Monitoring Based on Sound. (2005), 47–61.</w:delText>
        </w:r>
      </w:del>
    </w:p>
    <w:p w:rsidR="00BF4711" w:rsidRPr="004A7914" w:rsidDel="004A7914" w:rsidRDefault="00BF4711">
      <w:pPr>
        <w:pStyle w:val="NormalWeb"/>
        <w:divId w:val="1540973148"/>
        <w:rPr>
          <w:del w:id="2177" w:author="CSE" w:date="2014-03-19T15:27:00Z"/>
          <w:noProof/>
        </w:rPr>
        <w:pPrChange w:id="2178" w:author="CSE" w:date="2014-03-19T15:27:00Z">
          <w:pPr>
            <w:pStyle w:val="NormalWeb"/>
            <w:ind w:left="640" w:hanging="640"/>
            <w:divId w:val="1540973148"/>
          </w:pPr>
        </w:pPrChange>
      </w:pPr>
      <w:del w:id="2179" w:author="CSE" w:date="2014-03-19T15:27:00Z">
        <w:r w:rsidRPr="004A7914" w:rsidDel="004A7914">
          <w:rPr>
            <w:noProof/>
          </w:rPr>
          <w:delText>5.</w:delText>
        </w:r>
        <w:r w:rsidRPr="004A7914" w:rsidDel="004A7914">
          <w:rPr>
            <w:noProof/>
          </w:rPr>
          <w:tab/>
          <w:delText>Cooley, J.J., Member, S., Vickery, D., Member, A.A., Member, Z.C., and Fellow, S.B.L. A Retrofit 60 Hz Current Sensor for Power Monitoring at the Circuit Breaker Panel. .</w:delText>
        </w:r>
      </w:del>
    </w:p>
    <w:p w:rsidR="00BF4711" w:rsidRPr="004A7914" w:rsidDel="004A7914" w:rsidRDefault="00BF4711">
      <w:pPr>
        <w:pStyle w:val="NormalWeb"/>
        <w:divId w:val="1540973148"/>
        <w:rPr>
          <w:del w:id="2180" w:author="CSE" w:date="2014-03-19T15:27:00Z"/>
          <w:noProof/>
        </w:rPr>
        <w:pPrChange w:id="2181" w:author="CSE" w:date="2014-03-19T15:27:00Z">
          <w:pPr>
            <w:pStyle w:val="NormalWeb"/>
            <w:ind w:left="640" w:hanging="640"/>
            <w:divId w:val="1540973148"/>
          </w:pPr>
        </w:pPrChange>
      </w:pPr>
      <w:del w:id="2182" w:author="CSE" w:date="2014-03-19T15:27:00Z">
        <w:r w:rsidRPr="004A7914" w:rsidDel="004A7914">
          <w:rPr>
            <w:noProof/>
          </w:rPr>
          <w:delText>6.</w:delText>
        </w:r>
        <w:r w:rsidRPr="004A7914" w:rsidDel="004A7914">
          <w:rPr>
            <w:noProof/>
          </w:rPr>
          <w:tab/>
          <w:delText xml:space="preserve">Hart, G. Advances in nonintrusive appliance load monitoring. </w:delText>
        </w:r>
        <w:r w:rsidRPr="004A7914" w:rsidDel="004A7914">
          <w:rPr>
            <w:i/>
            <w:iCs/>
            <w:noProof/>
          </w:rPr>
          <w:delText>Proceedings of EPRI Information and Automation  …</w:delText>
        </w:r>
        <w:r w:rsidRPr="004A7914" w:rsidDel="004A7914">
          <w:rPr>
            <w:noProof/>
          </w:rPr>
          <w:delText>, (1991).</w:delText>
        </w:r>
      </w:del>
    </w:p>
    <w:p w:rsidR="00BF4711" w:rsidRPr="004A7914" w:rsidDel="004A7914" w:rsidRDefault="00BF4711">
      <w:pPr>
        <w:pStyle w:val="NormalWeb"/>
        <w:divId w:val="1540973148"/>
        <w:rPr>
          <w:del w:id="2183" w:author="CSE" w:date="2014-03-19T15:27:00Z"/>
          <w:noProof/>
        </w:rPr>
        <w:pPrChange w:id="2184" w:author="CSE" w:date="2014-03-19T15:27:00Z">
          <w:pPr>
            <w:pStyle w:val="NormalWeb"/>
            <w:ind w:left="640" w:hanging="640"/>
            <w:divId w:val="1540973148"/>
          </w:pPr>
        </w:pPrChange>
      </w:pPr>
      <w:del w:id="2185" w:author="CSE" w:date="2014-03-19T15:27:00Z">
        <w:r w:rsidRPr="004A7914" w:rsidDel="004A7914">
          <w:rPr>
            <w:noProof/>
          </w:rPr>
          <w:delText>7.</w:delText>
        </w:r>
        <w:r w:rsidRPr="004A7914" w:rsidDel="004A7914">
          <w:rPr>
            <w:noProof/>
          </w:rPr>
          <w:tab/>
          <w:delText>Hart, G.W. and Member, S. Nonintrusive Appliance Load Monitoring. (1992).</w:delText>
        </w:r>
      </w:del>
    </w:p>
    <w:p w:rsidR="00BF4711" w:rsidRPr="004A7914" w:rsidDel="004A7914" w:rsidRDefault="00BF4711">
      <w:pPr>
        <w:pStyle w:val="NormalWeb"/>
        <w:divId w:val="1540973148"/>
        <w:rPr>
          <w:del w:id="2186" w:author="CSE" w:date="2014-03-19T15:27:00Z"/>
          <w:noProof/>
        </w:rPr>
        <w:pPrChange w:id="2187" w:author="CSE" w:date="2014-03-19T15:27:00Z">
          <w:pPr>
            <w:pStyle w:val="NormalWeb"/>
            <w:ind w:left="640" w:hanging="640"/>
            <w:divId w:val="1540973148"/>
          </w:pPr>
        </w:pPrChange>
      </w:pPr>
      <w:del w:id="2188" w:author="CSE" w:date="2014-03-19T15:27:00Z">
        <w:r w:rsidRPr="004A7914" w:rsidDel="004A7914">
          <w:rPr>
            <w:noProof/>
          </w:rPr>
          <w:delText>8.</w:delText>
        </w:r>
        <w:r w:rsidRPr="004A7914" w:rsidDel="004A7914">
          <w:rPr>
            <w:noProof/>
          </w:rPr>
          <w:tab/>
          <w:delText>Ho, B., Kao, H.C., Chen, N., et al. HeatProbe : A Thermal-based Power Meter for Accounting Disaggregated Electricity Usage. (2011).</w:delText>
        </w:r>
      </w:del>
    </w:p>
    <w:p w:rsidR="00BF4711" w:rsidRPr="004A7914" w:rsidDel="004A7914" w:rsidRDefault="00BF4711">
      <w:pPr>
        <w:pStyle w:val="NormalWeb"/>
        <w:divId w:val="1540973148"/>
        <w:rPr>
          <w:del w:id="2189" w:author="CSE" w:date="2014-03-19T15:27:00Z"/>
          <w:noProof/>
        </w:rPr>
        <w:pPrChange w:id="2190" w:author="CSE" w:date="2014-03-19T15:27:00Z">
          <w:pPr>
            <w:pStyle w:val="NormalWeb"/>
            <w:ind w:left="640" w:hanging="640"/>
            <w:divId w:val="1540973148"/>
          </w:pPr>
        </w:pPrChange>
      </w:pPr>
      <w:del w:id="2191" w:author="CSE" w:date="2014-03-19T15:27:00Z">
        <w:r w:rsidRPr="004A7914" w:rsidDel="004A7914">
          <w:rPr>
            <w:noProof/>
          </w:rPr>
          <w:delText>9.</w:delText>
        </w:r>
        <w:r w:rsidRPr="004A7914" w:rsidDel="004A7914">
          <w:rPr>
            <w:noProof/>
          </w:rPr>
          <w:tab/>
          <w:delText>Kawahara, Y., Hodges, S., Cook, B.S., and Abowd, G.D. Instant Inkjet Circuits : Lab-based Inkjet Printing to Support Rapid Prototyping of UbiComp Devices. (2013), 363–372.</w:delText>
        </w:r>
      </w:del>
    </w:p>
    <w:p w:rsidR="00BF4711" w:rsidRPr="004A7914" w:rsidDel="004A7914" w:rsidRDefault="00BF4711">
      <w:pPr>
        <w:pStyle w:val="NormalWeb"/>
        <w:divId w:val="1540973148"/>
        <w:rPr>
          <w:del w:id="2192" w:author="CSE" w:date="2014-03-19T15:27:00Z"/>
          <w:noProof/>
        </w:rPr>
        <w:pPrChange w:id="2193" w:author="CSE" w:date="2014-03-19T15:27:00Z">
          <w:pPr>
            <w:pStyle w:val="NormalWeb"/>
            <w:ind w:left="640" w:hanging="640"/>
            <w:divId w:val="1540973148"/>
          </w:pPr>
        </w:pPrChange>
      </w:pPr>
      <w:del w:id="2194" w:author="CSE" w:date="2014-03-19T15:27:00Z">
        <w:r w:rsidRPr="004A7914" w:rsidDel="004A7914">
          <w:rPr>
            <w:noProof/>
          </w:rPr>
          <w:delText>10.</w:delText>
        </w:r>
        <w:r w:rsidRPr="004A7914" w:rsidDel="004A7914">
          <w:rPr>
            <w:noProof/>
          </w:rPr>
          <w:tab/>
          <w:delText xml:space="preserve">Lorek, M.C., Chraim, F., Pister, K.S.J., and Lanzisera, S. COTS-based stick-on electricity meters for building submetering. </w:delText>
        </w:r>
        <w:r w:rsidRPr="004A7914" w:rsidDel="004A7914">
          <w:rPr>
            <w:i/>
            <w:iCs/>
            <w:noProof/>
          </w:rPr>
          <w:delText>2013 Ieee Sensors</w:delText>
        </w:r>
        <w:r w:rsidRPr="004A7914" w:rsidDel="004A7914">
          <w:rPr>
            <w:noProof/>
          </w:rPr>
          <w:delText>, (2013), 1–4.</w:delText>
        </w:r>
      </w:del>
    </w:p>
    <w:p w:rsidR="00BF4711" w:rsidRPr="004A7914" w:rsidDel="004A7914" w:rsidRDefault="00BF4711">
      <w:pPr>
        <w:pStyle w:val="NormalWeb"/>
        <w:divId w:val="1540973148"/>
        <w:rPr>
          <w:del w:id="2195" w:author="CSE" w:date="2014-03-19T15:27:00Z"/>
          <w:noProof/>
        </w:rPr>
        <w:pPrChange w:id="2196" w:author="CSE" w:date="2014-03-19T15:27:00Z">
          <w:pPr>
            <w:pStyle w:val="NormalWeb"/>
            <w:ind w:left="640" w:hanging="640"/>
            <w:divId w:val="1540973148"/>
          </w:pPr>
        </w:pPrChange>
      </w:pPr>
      <w:del w:id="2197" w:author="CSE" w:date="2014-03-19T15:27:00Z">
        <w:r w:rsidRPr="004A7914" w:rsidDel="004A7914">
          <w:rPr>
            <w:noProof/>
          </w:rPr>
          <w:delText>11.</w:delText>
        </w:r>
        <w:r w:rsidRPr="004A7914" w:rsidDel="004A7914">
          <w:rPr>
            <w:noProof/>
          </w:rPr>
          <w:tab/>
          <w:delText xml:space="preserve">Patel, S.N., Gupta, S., and Reynolds, M.S. The design and evaluation of an end-user-deployable, whole house, contactless power consumption sensor. </w:delText>
        </w:r>
        <w:r w:rsidRPr="004A7914" w:rsidDel="004A7914">
          <w:rPr>
            <w:i/>
            <w:iCs/>
            <w:noProof/>
          </w:rPr>
          <w:delText>Proceedings of the 28th international conference on Human factors in computing systems - CHI ’10</w:delText>
        </w:r>
        <w:r w:rsidRPr="004A7914" w:rsidDel="004A7914">
          <w:rPr>
            <w:noProof/>
          </w:rPr>
          <w:delText>, (2010), 2471.</w:delText>
        </w:r>
      </w:del>
    </w:p>
    <w:p w:rsidR="00BF4711" w:rsidRPr="004A7914" w:rsidDel="004A7914" w:rsidRDefault="00BF4711">
      <w:pPr>
        <w:pStyle w:val="NormalWeb"/>
        <w:divId w:val="1540973148"/>
        <w:rPr>
          <w:del w:id="2198" w:author="CSE" w:date="2014-03-19T15:27:00Z"/>
          <w:noProof/>
        </w:rPr>
        <w:pPrChange w:id="2199" w:author="CSE" w:date="2014-03-19T15:27:00Z">
          <w:pPr>
            <w:pStyle w:val="NormalWeb"/>
            <w:ind w:left="640" w:hanging="640"/>
            <w:divId w:val="1540973148"/>
          </w:pPr>
        </w:pPrChange>
      </w:pPr>
      <w:del w:id="2200" w:author="CSE" w:date="2014-03-19T15:27:00Z">
        <w:r w:rsidRPr="004A7914" w:rsidDel="004A7914">
          <w:rPr>
            <w:noProof/>
          </w:rPr>
          <w:delText>12.</w:delText>
        </w:r>
        <w:r w:rsidRPr="004A7914" w:rsidDel="004A7914">
          <w:rPr>
            <w:noProof/>
          </w:rPr>
          <w:tab/>
          <w:delText>Patel, S.N., Robertson, T., Kientz, J.A., Reynolds, M.S., and Abowd, G.D. At the Flick of a Switch : Detecting and Classifying Unique Electrical Events on the Residential Power Line ( Nominated for the Best Paper Award ). (2007), 271–288.</w:delText>
        </w:r>
      </w:del>
    </w:p>
    <w:p w:rsidR="00BF4711" w:rsidRPr="004A7914" w:rsidDel="004A7914" w:rsidRDefault="00BF4711">
      <w:pPr>
        <w:pStyle w:val="NormalWeb"/>
        <w:divId w:val="1540973148"/>
        <w:rPr>
          <w:del w:id="2201" w:author="CSE" w:date="2014-03-19T15:27:00Z"/>
          <w:noProof/>
        </w:rPr>
        <w:pPrChange w:id="2202" w:author="CSE" w:date="2014-03-19T15:27:00Z">
          <w:pPr>
            <w:pStyle w:val="NormalWeb"/>
            <w:ind w:left="640" w:hanging="640"/>
            <w:divId w:val="1540973148"/>
          </w:pPr>
        </w:pPrChange>
      </w:pPr>
      <w:del w:id="2203" w:author="CSE" w:date="2014-03-19T15:27:00Z">
        <w:r w:rsidRPr="004A7914" w:rsidDel="004A7914">
          <w:rPr>
            <w:noProof/>
          </w:rPr>
          <w:delText>13.</w:delText>
        </w:r>
        <w:r w:rsidRPr="004A7914" w:rsidDel="004A7914">
          <w:rPr>
            <w:noProof/>
          </w:rPr>
          <w:tab/>
          <w:delText xml:space="preserve">Zeifman, M., Member, S., and Roth, K. Nonintrusive Appliance Load Monitoring : Review and Outlook. </w:delText>
        </w:r>
        <w:r w:rsidRPr="004A7914" w:rsidDel="004A7914">
          <w:rPr>
            <w:i/>
            <w:iCs/>
            <w:noProof/>
          </w:rPr>
          <w:delText>57</w:delText>
        </w:r>
        <w:r w:rsidRPr="004A7914" w:rsidDel="004A7914">
          <w:rPr>
            <w:noProof/>
          </w:rPr>
          <w:delText xml:space="preserve">, 1 (2011), 76–84. </w:delText>
        </w:r>
      </w:del>
    </w:p>
    <w:p w:rsidR="00FD7054" w:rsidRDefault="00536642">
      <w:pPr>
        <w:pStyle w:val="NormalWeb"/>
        <w:divId w:val="254829258"/>
        <w:pPrChange w:id="2204" w:author="CSE" w:date="2014-03-19T15:27:00Z">
          <w:pPr>
            <w:pStyle w:val="NormalWeb"/>
            <w:ind w:left="640" w:hanging="640"/>
            <w:divId w:val="254829258"/>
          </w:pPr>
        </w:pPrChange>
      </w:pPr>
      <w:del w:id="2205" w:author="CSE" w:date="2014-03-19T15:27:00Z">
        <w:r w:rsidDel="004A7914">
          <w:fldChar w:fldCharType="end"/>
        </w:r>
      </w:del>
    </w:p>
    <w:p w:rsidR="00FD7054" w:rsidRPr="00FD7054" w:rsidRDefault="00FD7054" w:rsidP="00FD7054"/>
    <w:sectPr w:rsidR="00FD7054" w:rsidRPr="00FD7054" w:rsidSect="00FD7054">
      <w:type w:val="continuous"/>
      <w:pgSz w:w="12240" w:h="15840" w:code="1"/>
      <w:pgMar w:top="1224" w:right="1080" w:bottom="1440" w:left="1080" w:header="720" w:footer="720" w:gutter="0"/>
      <w:cols w:num="2" w:space="4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B4D" w:rsidRDefault="00975B4D">
      <w:r>
        <w:separator/>
      </w:r>
    </w:p>
  </w:endnote>
  <w:endnote w:type="continuationSeparator" w:id="0">
    <w:p w:rsidR="00975B4D" w:rsidRDefault="00975B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B4D" w:rsidRDefault="00975B4D">
      <w:r>
        <w:separator/>
      </w:r>
    </w:p>
  </w:footnote>
  <w:footnote w:type="continuationSeparator" w:id="0">
    <w:p w:rsidR="00975B4D" w:rsidRDefault="00975B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848ED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0EDC2EF8"/>
    <w:multiLevelType w:val="hybridMultilevel"/>
    <w:tmpl w:val="458A16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98D75AF"/>
    <w:multiLevelType w:val="singleLevel"/>
    <w:tmpl w:val="DDEE8D5E"/>
    <w:lvl w:ilvl="0">
      <w:start w:val="1"/>
      <w:numFmt w:val="decimal"/>
      <w:lvlText w:val="%1."/>
      <w:legacy w:legacy="1" w:legacySpace="0" w:legacyIndent="144"/>
      <w:lvlJc w:val="left"/>
      <w:pPr>
        <w:ind w:left="144" w:hanging="144"/>
      </w:pPr>
    </w:lvl>
  </w:abstractNum>
  <w:abstractNum w:abstractNumId="16">
    <w:nsid w:val="2AB17545"/>
    <w:multiLevelType w:val="singleLevel"/>
    <w:tmpl w:val="DDEE8D5E"/>
    <w:lvl w:ilvl="0">
      <w:start w:val="1"/>
      <w:numFmt w:val="decimal"/>
      <w:lvlText w:val="%1."/>
      <w:legacy w:legacy="1" w:legacySpace="0" w:legacyIndent="144"/>
      <w:lvlJc w:val="left"/>
      <w:pPr>
        <w:ind w:left="144" w:hanging="144"/>
      </w:pPr>
    </w:lvl>
  </w:abstractNum>
  <w:abstractNum w:abstractNumId="17">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4229611F"/>
    <w:multiLevelType w:val="singleLevel"/>
    <w:tmpl w:val="DDEE8D5E"/>
    <w:lvl w:ilvl="0">
      <w:start w:val="1"/>
      <w:numFmt w:val="decimal"/>
      <w:lvlText w:val="%1."/>
      <w:legacy w:legacy="1" w:legacySpace="0" w:legacyIndent="144"/>
      <w:lvlJc w:val="left"/>
      <w:pPr>
        <w:ind w:left="144" w:hanging="144"/>
      </w:pPr>
    </w:lvl>
  </w:abstractNum>
  <w:abstractNum w:abstractNumId="19">
    <w:nsid w:val="4AAC6963"/>
    <w:multiLevelType w:val="singleLevel"/>
    <w:tmpl w:val="DDEE8D5E"/>
    <w:lvl w:ilvl="0">
      <w:start w:val="1"/>
      <w:numFmt w:val="decimal"/>
      <w:lvlText w:val="%1."/>
      <w:legacy w:legacy="1" w:legacySpace="0" w:legacyIndent="144"/>
      <w:lvlJc w:val="left"/>
      <w:pPr>
        <w:ind w:left="144" w:hanging="144"/>
      </w:pPr>
    </w:lvl>
  </w:abstractNum>
  <w:abstractNum w:abstractNumId="20">
    <w:nsid w:val="4EB77740"/>
    <w:multiLevelType w:val="hybridMultilevel"/>
    <w:tmpl w:val="2E62CD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289287D"/>
    <w:multiLevelType w:val="singleLevel"/>
    <w:tmpl w:val="DDEE8D5E"/>
    <w:lvl w:ilvl="0">
      <w:start w:val="1"/>
      <w:numFmt w:val="decimal"/>
      <w:lvlText w:val="%1."/>
      <w:legacy w:legacy="1" w:legacySpace="0" w:legacyIndent="144"/>
      <w:lvlJc w:val="left"/>
      <w:pPr>
        <w:ind w:left="144" w:hanging="144"/>
      </w:pPr>
    </w:lvl>
  </w:abstractNum>
  <w:abstractNum w:abstractNumId="22">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8D51CC0"/>
    <w:multiLevelType w:val="singleLevel"/>
    <w:tmpl w:val="DDEE8D5E"/>
    <w:lvl w:ilvl="0">
      <w:start w:val="1"/>
      <w:numFmt w:val="decimal"/>
      <w:lvlText w:val="%1."/>
      <w:legacy w:legacy="1" w:legacySpace="0" w:legacyIndent="144"/>
      <w:lvlJc w:val="left"/>
      <w:pPr>
        <w:ind w:left="144" w:hanging="144"/>
      </w:pPr>
    </w:lvl>
  </w:abstractNum>
  <w:abstractNum w:abstractNumId="24">
    <w:nsid w:val="5A0A036E"/>
    <w:multiLevelType w:val="singleLevel"/>
    <w:tmpl w:val="61E616DA"/>
    <w:lvl w:ilvl="0">
      <w:start w:val="1"/>
      <w:numFmt w:val="decimal"/>
      <w:lvlText w:val="%1."/>
      <w:legacy w:legacy="1" w:legacySpace="0" w:legacyIndent="144"/>
      <w:lvlJc w:val="left"/>
      <w:pPr>
        <w:ind w:left="144" w:hanging="144"/>
      </w:pPr>
    </w:lvl>
  </w:abstractNum>
  <w:abstractNum w:abstractNumId="25">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4"/>
  </w:num>
  <w:num w:numId="23">
    <w:abstractNumId w:val="17"/>
  </w:num>
  <w:num w:numId="24">
    <w:abstractNumId w:val="11"/>
  </w:num>
  <w:num w:numId="25">
    <w:abstractNumId w:val="18"/>
  </w:num>
  <w:num w:numId="26">
    <w:abstractNumId w:val="16"/>
  </w:num>
  <w:num w:numId="27">
    <w:abstractNumId w:val="19"/>
  </w:num>
  <w:num w:numId="28">
    <w:abstractNumId w:val="21"/>
  </w:num>
  <w:num w:numId="29">
    <w:abstractNumId w:val="15"/>
  </w:num>
  <w:num w:numId="30">
    <w:abstractNumId w:val="23"/>
  </w:num>
  <w:num w:numId="31">
    <w:abstractNumId w:val="13"/>
  </w:num>
  <w:num w:numId="32">
    <w:abstractNumId w:val="25"/>
  </w:num>
  <w:num w:numId="33">
    <w:abstractNumId w:val="0"/>
  </w:num>
  <w:num w:numId="34">
    <w:abstractNumId w:val="22"/>
  </w:num>
  <w:num w:numId="35">
    <w:abstractNumId w:val="20"/>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CHIPaperNum" w:val="400"/>
  </w:docVars>
  <w:rsids>
    <w:rsidRoot w:val="004F7602"/>
    <w:rsid w:val="000028AE"/>
    <w:rsid w:val="00005759"/>
    <w:rsid w:val="000062AD"/>
    <w:rsid w:val="00006474"/>
    <w:rsid w:val="00006DC5"/>
    <w:rsid w:val="000106FA"/>
    <w:rsid w:val="000108F2"/>
    <w:rsid w:val="000129D7"/>
    <w:rsid w:val="00015FD3"/>
    <w:rsid w:val="0001659E"/>
    <w:rsid w:val="00021636"/>
    <w:rsid w:val="00027A93"/>
    <w:rsid w:val="00030669"/>
    <w:rsid w:val="00031EBC"/>
    <w:rsid w:val="000333DE"/>
    <w:rsid w:val="0003450C"/>
    <w:rsid w:val="00035EE8"/>
    <w:rsid w:val="00037AA2"/>
    <w:rsid w:val="0004052E"/>
    <w:rsid w:val="000405B1"/>
    <w:rsid w:val="00042DB2"/>
    <w:rsid w:val="0004427C"/>
    <w:rsid w:val="00044460"/>
    <w:rsid w:val="00046212"/>
    <w:rsid w:val="00047C8E"/>
    <w:rsid w:val="000507CD"/>
    <w:rsid w:val="00050F89"/>
    <w:rsid w:val="00052045"/>
    <w:rsid w:val="00053961"/>
    <w:rsid w:val="00054FF3"/>
    <w:rsid w:val="00055598"/>
    <w:rsid w:val="00056AD7"/>
    <w:rsid w:val="00057C15"/>
    <w:rsid w:val="00060B8A"/>
    <w:rsid w:val="00062B1F"/>
    <w:rsid w:val="00062E8B"/>
    <w:rsid w:val="00063301"/>
    <w:rsid w:val="00064BD9"/>
    <w:rsid w:val="00064C08"/>
    <w:rsid w:val="000677C4"/>
    <w:rsid w:val="00070CE9"/>
    <w:rsid w:val="000728F3"/>
    <w:rsid w:val="00072B3A"/>
    <w:rsid w:val="00076BED"/>
    <w:rsid w:val="00077150"/>
    <w:rsid w:val="00080CAD"/>
    <w:rsid w:val="00081A62"/>
    <w:rsid w:val="00085B8C"/>
    <w:rsid w:val="00092F41"/>
    <w:rsid w:val="0009386F"/>
    <w:rsid w:val="000A13B8"/>
    <w:rsid w:val="000A2827"/>
    <w:rsid w:val="000A3852"/>
    <w:rsid w:val="000A4F32"/>
    <w:rsid w:val="000A67DC"/>
    <w:rsid w:val="000A7AB5"/>
    <w:rsid w:val="000B040E"/>
    <w:rsid w:val="000B27D1"/>
    <w:rsid w:val="000B6A11"/>
    <w:rsid w:val="000B72DA"/>
    <w:rsid w:val="000C10D0"/>
    <w:rsid w:val="000C30B4"/>
    <w:rsid w:val="000C3B7C"/>
    <w:rsid w:val="000C769D"/>
    <w:rsid w:val="000D2BC2"/>
    <w:rsid w:val="000D442C"/>
    <w:rsid w:val="000D633A"/>
    <w:rsid w:val="000D7B83"/>
    <w:rsid w:val="000E2B14"/>
    <w:rsid w:val="000E4445"/>
    <w:rsid w:val="000E4AB5"/>
    <w:rsid w:val="000E5328"/>
    <w:rsid w:val="000E5B43"/>
    <w:rsid w:val="000F0F92"/>
    <w:rsid w:val="000F4EE2"/>
    <w:rsid w:val="000F78EA"/>
    <w:rsid w:val="00100398"/>
    <w:rsid w:val="0010210D"/>
    <w:rsid w:val="00103CBC"/>
    <w:rsid w:val="00105891"/>
    <w:rsid w:val="0010794B"/>
    <w:rsid w:val="001105CA"/>
    <w:rsid w:val="00110664"/>
    <w:rsid w:val="00113633"/>
    <w:rsid w:val="00114BC7"/>
    <w:rsid w:val="00114DCE"/>
    <w:rsid w:val="001156C0"/>
    <w:rsid w:val="00116727"/>
    <w:rsid w:val="00122FE1"/>
    <w:rsid w:val="00123CFD"/>
    <w:rsid w:val="001243FF"/>
    <w:rsid w:val="00130287"/>
    <w:rsid w:val="00130CD1"/>
    <w:rsid w:val="00131B2B"/>
    <w:rsid w:val="00137145"/>
    <w:rsid w:val="001406D5"/>
    <w:rsid w:val="00141D1A"/>
    <w:rsid w:val="00142137"/>
    <w:rsid w:val="001431BB"/>
    <w:rsid w:val="001465AB"/>
    <w:rsid w:val="001470CE"/>
    <w:rsid w:val="00150C29"/>
    <w:rsid w:val="00151ABE"/>
    <w:rsid w:val="00151FAA"/>
    <w:rsid w:val="00152337"/>
    <w:rsid w:val="001541EE"/>
    <w:rsid w:val="00154786"/>
    <w:rsid w:val="00156F44"/>
    <w:rsid w:val="00161911"/>
    <w:rsid w:val="00161C5A"/>
    <w:rsid w:val="00166A0D"/>
    <w:rsid w:val="00176A8C"/>
    <w:rsid w:val="00177F9E"/>
    <w:rsid w:val="001804F7"/>
    <w:rsid w:val="0018216C"/>
    <w:rsid w:val="00184424"/>
    <w:rsid w:val="0019015C"/>
    <w:rsid w:val="00190925"/>
    <w:rsid w:val="00190AF9"/>
    <w:rsid w:val="00194C8C"/>
    <w:rsid w:val="00197AD4"/>
    <w:rsid w:val="00197B90"/>
    <w:rsid w:val="001A14B7"/>
    <w:rsid w:val="001A4A2B"/>
    <w:rsid w:val="001A5731"/>
    <w:rsid w:val="001A6B47"/>
    <w:rsid w:val="001B0554"/>
    <w:rsid w:val="001B1053"/>
    <w:rsid w:val="001B2E64"/>
    <w:rsid w:val="001B517F"/>
    <w:rsid w:val="001B5BED"/>
    <w:rsid w:val="001B5F9A"/>
    <w:rsid w:val="001B7136"/>
    <w:rsid w:val="001C18D6"/>
    <w:rsid w:val="001C19D6"/>
    <w:rsid w:val="001C1BE8"/>
    <w:rsid w:val="001C2A81"/>
    <w:rsid w:val="001C5CE6"/>
    <w:rsid w:val="001C70A8"/>
    <w:rsid w:val="001C734B"/>
    <w:rsid w:val="001C7B5B"/>
    <w:rsid w:val="001D29E1"/>
    <w:rsid w:val="001D2BEA"/>
    <w:rsid w:val="001D2CF8"/>
    <w:rsid w:val="001D4CE0"/>
    <w:rsid w:val="001E59C6"/>
    <w:rsid w:val="001F016F"/>
    <w:rsid w:val="001F062E"/>
    <w:rsid w:val="001F0910"/>
    <w:rsid w:val="001F2B29"/>
    <w:rsid w:val="001F40BF"/>
    <w:rsid w:val="001F49DF"/>
    <w:rsid w:val="001F6CBF"/>
    <w:rsid w:val="001F7DF7"/>
    <w:rsid w:val="0020192F"/>
    <w:rsid w:val="00202461"/>
    <w:rsid w:val="0020532F"/>
    <w:rsid w:val="00207AE3"/>
    <w:rsid w:val="00210191"/>
    <w:rsid w:val="00214215"/>
    <w:rsid w:val="00215674"/>
    <w:rsid w:val="00215C3B"/>
    <w:rsid w:val="00225764"/>
    <w:rsid w:val="00226564"/>
    <w:rsid w:val="00227741"/>
    <w:rsid w:val="00227CC1"/>
    <w:rsid w:val="00227CD4"/>
    <w:rsid w:val="00232366"/>
    <w:rsid w:val="00235744"/>
    <w:rsid w:val="00237F35"/>
    <w:rsid w:val="00240ECB"/>
    <w:rsid w:val="0024113A"/>
    <w:rsid w:val="00243799"/>
    <w:rsid w:val="002456D5"/>
    <w:rsid w:val="00247BB8"/>
    <w:rsid w:val="0025529C"/>
    <w:rsid w:val="0025707B"/>
    <w:rsid w:val="00264795"/>
    <w:rsid w:val="00267514"/>
    <w:rsid w:val="00270A78"/>
    <w:rsid w:val="00274F88"/>
    <w:rsid w:val="00275055"/>
    <w:rsid w:val="00276218"/>
    <w:rsid w:val="002773EE"/>
    <w:rsid w:val="00280111"/>
    <w:rsid w:val="0028464C"/>
    <w:rsid w:val="002862A4"/>
    <w:rsid w:val="0028750D"/>
    <w:rsid w:val="00287576"/>
    <w:rsid w:val="00291CB1"/>
    <w:rsid w:val="002924AE"/>
    <w:rsid w:val="002947A1"/>
    <w:rsid w:val="00296100"/>
    <w:rsid w:val="00296675"/>
    <w:rsid w:val="002A1B10"/>
    <w:rsid w:val="002A3380"/>
    <w:rsid w:val="002A785D"/>
    <w:rsid w:val="002B3E47"/>
    <w:rsid w:val="002B5B25"/>
    <w:rsid w:val="002B658C"/>
    <w:rsid w:val="002C2E8D"/>
    <w:rsid w:val="002C52F3"/>
    <w:rsid w:val="002C5970"/>
    <w:rsid w:val="002C769C"/>
    <w:rsid w:val="002D14D7"/>
    <w:rsid w:val="002D6AB0"/>
    <w:rsid w:val="002D727C"/>
    <w:rsid w:val="002D77A4"/>
    <w:rsid w:val="002E0702"/>
    <w:rsid w:val="002E7A9A"/>
    <w:rsid w:val="002F5135"/>
    <w:rsid w:val="002F61EC"/>
    <w:rsid w:val="002F6718"/>
    <w:rsid w:val="00302BCF"/>
    <w:rsid w:val="003042F6"/>
    <w:rsid w:val="00304B9A"/>
    <w:rsid w:val="00304CBD"/>
    <w:rsid w:val="00310017"/>
    <w:rsid w:val="00310376"/>
    <w:rsid w:val="003110C7"/>
    <w:rsid w:val="00311723"/>
    <w:rsid w:val="003152A7"/>
    <w:rsid w:val="00315F0A"/>
    <w:rsid w:val="00317F68"/>
    <w:rsid w:val="00320614"/>
    <w:rsid w:val="00321841"/>
    <w:rsid w:val="00325000"/>
    <w:rsid w:val="00326A54"/>
    <w:rsid w:val="00331AFF"/>
    <w:rsid w:val="003331B9"/>
    <w:rsid w:val="00333527"/>
    <w:rsid w:val="00337702"/>
    <w:rsid w:val="00340493"/>
    <w:rsid w:val="0034187F"/>
    <w:rsid w:val="00345E79"/>
    <w:rsid w:val="00346FC2"/>
    <w:rsid w:val="00347E05"/>
    <w:rsid w:val="003500C6"/>
    <w:rsid w:val="003545F1"/>
    <w:rsid w:val="00354AC8"/>
    <w:rsid w:val="00355923"/>
    <w:rsid w:val="00361802"/>
    <w:rsid w:val="00362874"/>
    <w:rsid w:val="00363D76"/>
    <w:rsid w:val="003640CC"/>
    <w:rsid w:val="00366E58"/>
    <w:rsid w:val="003701A6"/>
    <w:rsid w:val="00371017"/>
    <w:rsid w:val="0037122D"/>
    <w:rsid w:val="00372812"/>
    <w:rsid w:val="003739F2"/>
    <w:rsid w:val="00373E4E"/>
    <w:rsid w:val="00373EE1"/>
    <w:rsid w:val="00381ECB"/>
    <w:rsid w:val="00385700"/>
    <w:rsid w:val="0038673B"/>
    <w:rsid w:val="0038706E"/>
    <w:rsid w:val="0039156C"/>
    <w:rsid w:val="003915A5"/>
    <w:rsid w:val="00392102"/>
    <w:rsid w:val="00394742"/>
    <w:rsid w:val="003948CB"/>
    <w:rsid w:val="003966B0"/>
    <w:rsid w:val="00396B49"/>
    <w:rsid w:val="003A0295"/>
    <w:rsid w:val="003A4184"/>
    <w:rsid w:val="003A5B6A"/>
    <w:rsid w:val="003A6214"/>
    <w:rsid w:val="003A7DC7"/>
    <w:rsid w:val="003B07DF"/>
    <w:rsid w:val="003B1F3C"/>
    <w:rsid w:val="003B4728"/>
    <w:rsid w:val="003B612F"/>
    <w:rsid w:val="003B6BA9"/>
    <w:rsid w:val="003B6CF5"/>
    <w:rsid w:val="003C0EFD"/>
    <w:rsid w:val="003D0046"/>
    <w:rsid w:val="003D11DE"/>
    <w:rsid w:val="003D38C6"/>
    <w:rsid w:val="003D3A2C"/>
    <w:rsid w:val="003D5C36"/>
    <w:rsid w:val="003D647F"/>
    <w:rsid w:val="003D7F56"/>
    <w:rsid w:val="003E07FC"/>
    <w:rsid w:val="003E1FB5"/>
    <w:rsid w:val="003E2E67"/>
    <w:rsid w:val="003E3C69"/>
    <w:rsid w:val="003E770C"/>
    <w:rsid w:val="003E7A33"/>
    <w:rsid w:val="003F50BE"/>
    <w:rsid w:val="003F545D"/>
    <w:rsid w:val="0041136C"/>
    <w:rsid w:val="0041270E"/>
    <w:rsid w:val="00413671"/>
    <w:rsid w:val="004164D5"/>
    <w:rsid w:val="004166A1"/>
    <w:rsid w:val="00425250"/>
    <w:rsid w:val="004253ED"/>
    <w:rsid w:val="00426B0A"/>
    <w:rsid w:val="00430BD7"/>
    <w:rsid w:val="00435142"/>
    <w:rsid w:val="004368D8"/>
    <w:rsid w:val="00444425"/>
    <w:rsid w:val="00446E46"/>
    <w:rsid w:val="00450757"/>
    <w:rsid w:val="00453CD4"/>
    <w:rsid w:val="0045425E"/>
    <w:rsid w:val="00454A5E"/>
    <w:rsid w:val="004572D1"/>
    <w:rsid w:val="0046771C"/>
    <w:rsid w:val="004702C6"/>
    <w:rsid w:val="00470929"/>
    <w:rsid w:val="0047199E"/>
    <w:rsid w:val="004745C8"/>
    <w:rsid w:val="004751D8"/>
    <w:rsid w:val="0047590B"/>
    <w:rsid w:val="00476FDC"/>
    <w:rsid w:val="00477D8D"/>
    <w:rsid w:val="00480F98"/>
    <w:rsid w:val="004818D4"/>
    <w:rsid w:val="00483025"/>
    <w:rsid w:val="004834BB"/>
    <w:rsid w:val="00492B20"/>
    <w:rsid w:val="00493EDB"/>
    <w:rsid w:val="00494FAF"/>
    <w:rsid w:val="00495DC4"/>
    <w:rsid w:val="00496841"/>
    <w:rsid w:val="00497115"/>
    <w:rsid w:val="004A7914"/>
    <w:rsid w:val="004B1793"/>
    <w:rsid w:val="004B1D9A"/>
    <w:rsid w:val="004B241B"/>
    <w:rsid w:val="004B24A8"/>
    <w:rsid w:val="004B3268"/>
    <w:rsid w:val="004B4CE9"/>
    <w:rsid w:val="004B4E2C"/>
    <w:rsid w:val="004B5433"/>
    <w:rsid w:val="004B7837"/>
    <w:rsid w:val="004C3AB4"/>
    <w:rsid w:val="004C484E"/>
    <w:rsid w:val="004C4D7B"/>
    <w:rsid w:val="004D2376"/>
    <w:rsid w:val="004D26EA"/>
    <w:rsid w:val="004E0C15"/>
    <w:rsid w:val="004E16E4"/>
    <w:rsid w:val="004E2FC9"/>
    <w:rsid w:val="004E45BE"/>
    <w:rsid w:val="004E64FE"/>
    <w:rsid w:val="004F1088"/>
    <w:rsid w:val="004F282D"/>
    <w:rsid w:val="004F30BA"/>
    <w:rsid w:val="004F3B44"/>
    <w:rsid w:val="004F45E1"/>
    <w:rsid w:val="004F5754"/>
    <w:rsid w:val="004F7602"/>
    <w:rsid w:val="005004D4"/>
    <w:rsid w:val="00503AB3"/>
    <w:rsid w:val="00504290"/>
    <w:rsid w:val="00504B1F"/>
    <w:rsid w:val="00505DFC"/>
    <w:rsid w:val="00505F2E"/>
    <w:rsid w:val="005068D5"/>
    <w:rsid w:val="00507848"/>
    <w:rsid w:val="00511243"/>
    <w:rsid w:val="005118F1"/>
    <w:rsid w:val="00516348"/>
    <w:rsid w:val="0052086B"/>
    <w:rsid w:val="005214C0"/>
    <w:rsid w:val="00521EB8"/>
    <w:rsid w:val="00524FC7"/>
    <w:rsid w:val="00536642"/>
    <w:rsid w:val="00542BF6"/>
    <w:rsid w:val="0054724F"/>
    <w:rsid w:val="005475D3"/>
    <w:rsid w:val="00551456"/>
    <w:rsid w:val="00553092"/>
    <w:rsid w:val="00555992"/>
    <w:rsid w:val="00560E90"/>
    <w:rsid w:val="00563968"/>
    <w:rsid w:val="00566CCB"/>
    <w:rsid w:val="005674EC"/>
    <w:rsid w:val="00567B1F"/>
    <w:rsid w:val="00570ADA"/>
    <w:rsid w:val="005777E7"/>
    <w:rsid w:val="005779BB"/>
    <w:rsid w:val="00580E06"/>
    <w:rsid w:val="005848AF"/>
    <w:rsid w:val="00586EA3"/>
    <w:rsid w:val="00590AA3"/>
    <w:rsid w:val="00591941"/>
    <w:rsid w:val="00591C03"/>
    <w:rsid w:val="00591C69"/>
    <w:rsid w:val="00594C5F"/>
    <w:rsid w:val="005A09E9"/>
    <w:rsid w:val="005A1DB7"/>
    <w:rsid w:val="005A42EC"/>
    <w:rsid w:val="005A6BA4"/>
    <w:rsid w:val="005B1ECC"/>
    <w:rsid w:val="005B4106"/>
    <w:rsid w:val="005B61B9"/>
    <w:rsid w:val="005B68DA"/>
    <w:rsid w:val="005B6FF4"/>
    <w:rsid w:val="005C08A9"/>
    <w:rsid w:val="005C0BD3"/>
    <w:rsid w:val="005C216A"/>
    <w:rsid w:val="005C355F"/>
    <w:rsid w:val="005C3769"/>
    <w:rsid w:val="005C3998"/>
    <w:rsid w:val="005C3F51"/>
    <w:rsid w:val="005C632C"/>
    <w:rsid w:val="005C7988"/>
    <w:rsid w:val="005D144D"/>
    <w:rsid w:val="005D1C35"/>
    <w:rsid w:val="005D27C2"/>
    <w:rsid w:val="005D2A2D"/>
    <w:rsid w:val="005D5B0B"/>
    <w:rsid w:val="005D5E13"/>
    <w:rsid w:val="005E0FBA"/>
    <w:rsid w:val="005E1728"/>
    <w:rsid w:val="005E3A00"/>
    <w:rsid w:val="005E4C59"/>
    <w:rsid w:val="005E6C98"/>
    <w:rsid w:val="005F1860"/>
    <w:rsid w:val="005F3A67"/>
    <w:rsid w:val="005F66BA"/>
    <w:rsid w:val="00601EB7"/>
    <w:rsid w:val="00603635"/>
    <w:rsid w:val="006048E3"/>
    <w:rsid w:val="00607E27"/>
    <w:rsid w:val="0061007B"/>
    <w:rsid w:val="006127F1"/>
    <w:rsid w:val="0061288C"/>
    <w:rsid w:val="00613608"/>
    <w:rsid w:val="00613D18"/>
    <w:rsid w:val="00613F0C"/>
    <w:rsid w:val="00615F92"/>
    <w:rsid w:val="00616709"/>
    <w:rsid w:val="0062452F"/>
    <w:rsid w:val="00627420"/>
    <w:rsid w:val="00636633"/>
    <w:rsid w:val="006368B0"/>
    <w:rsid w:val="006369C0"/>
    <w:rsid w:val="00640DFF"/>
    <w:rsid w:val="00641F0C"/>
    <w:rsid w:val="006423A9"/>
    <w:rsid w:val="00642447"/>
    <w:rsid w:val="00642622"/>
    <w:rsid w:val="00651490"/>
    <w:rsid w:val="006514BD"/>
    <w:rsid w:val="00653B24"/>
    <w:rsid w:val="00660C69"/>
    <w:rsid w:val="006619D3"/>
    <w:rsid w:val="00662F1B"/>
    <w:rsid w:val="00663A28"/>
    <w:rsid w:val="006643F1"/>
    <w:rsid w:val="006732EF"/>
    <w:rsid w:val="00673805"/>
    <w:rsid w:val="00675A89"/>
    <w:rsid w:val="0068449E"/>
    <w:rsid w:val="00684747"/>
    <w:rsid w:val="00687CBD"/>
    <w:rsid w:val="0069149D"/>
    <w:rsid w:val="0069261B"/>
    <w:rsid w:val="0069431B"/>
    <w:rsid w:val="00695F7C"/>
    <w:rsid w:val="00696365"/>
    <w:rsid w:val="006973A2"/>
    <w:rsid w:val="006A1F60"/>
    <w:rsid w:val="006A620B"/>
    <w:rsid w:val="006A6D1C"/>
    <w:rsid w:val="006A7424"/>
    <w:rsid w:val="006B3F1F"/>
    <w:rsid w:val="006B4DDB"/>
    <w:rsid w:val="006B6C4A"/>
    <w:rsid w:val="006B6DF2"/>
    <w:rsid w:val="006C0FB6"/>
    <w:rsid w:val="006C2B5D"/>
    <w:rsid w:val="006C50FF"/>
    <w:rsid w:val="006D1C3B"/>
    <w:rsid w:val="006D385C"/>
    <w:rsid w:val="006D4322"/>
    <w:rsid w:val="006D567B"/>
    <w:rsid w:val="006D66C8"/>
    <w:rsid w:val="006E08B3"/>
    <w:rsid w:val="006E0F8E"/>
    <w:rsid w:val="006E401D"/>
    <w:rsid w:val="006E4A11"/>
    <w:rsid w:val="006E4EDB"/>
    <w:rsid w:val="006E77B4"/>
    <w:rsid w:val="006F1561"/>
    <w:rsid w:val="007002A5"/>
    <w:rsid w:val="007031CC"/>
    <w:rsid w:val="007058D8"/>
    <w:rsid w:val="00707077"/>
    <w:rsid w:val="007073E1"/>
    <w:rsid w:val="007078B9"/>
    <w:rsid w:val="00710494"/>
    <w:rsid w:val="00713791"/>
    <w:rsid w:val="00717B48"/>
    <w:rsid w:val="00724FE1"/>
    <w:rsid w:val="00726B38"/>
    <w:rsid w:val="0073184A"/>
    <w:rsid w:val="00733BE3"/>
    <w:rsid w:val="00734875"/>
    <w:rsid w:val="007351B7"/>
    <w:rsid w:val="00735552"/>
    <w:rsid w:val="007375D8"/>
    <w:rsid w:val="00741799"/>
    <w:rsid w:val="007429B0"/>
    <w:rsid w:val="007429B9"/>
    <w:rsid w:val="00744BE4"/>
    <w:rsid w:val="00746B45"/>
    <w:rsid w:val="00752A83"/>
    <w:rsid w:val="00753707"/>
    <w:rsid w:val="007558A2"/>
    <w:rsid w:val="007618D5"/>
    <w:rsid w:val="007637C0"/>
    <w:rsid w:val="007664C6"/>
    <w:rsid w:val="00766B76"/>
    <w:rsid w:val="00770435"/>
    <w:rsid w:val="00771FAC"/>
    <w:rsid w:val="00773103"/>
    <w:rsid w:val="00776F6F"/>
    <w:rsid w:val="00777A8F"/>
    <w:rsid w:val="00780E5C"/>
    <w:rsid w:val="00781BA3"/>
    <w:rsid w:val="007830F3"/>
    <w:rsid w:val="00783556"/>
    <w:rsid w:val="0078566F"/>
    <w:rsid w:val="007904FC"/>
    <w:rsid w:val="0079187B"/>
    <w:rsid w:val="00796A64"/>
    <w:rsid w:val="007A130A"/>
    <w:rsid w:val="007A159D"/>
    <w:rsid w:val="007A1818"/>
    <w:rsid w:val="007A2BC9"/>
    <w:rsid w:val="007A312D"/>
    <w:rsid w:val="007A43F0"/>
    <w:rsid w:val="007B3990"/>
    <w:rsid w:val="007B44D8"/>
    <w:rsid w:val="007B4C64"/>
    <w:rsid w:val="007B5780"/>
    <w:rsid w:val="007C095E"/>
    <w:rsid w:val="007C0EE8"/>
    <w:rsid w:val="007C2624"/>
    <w:rsid w:val="007C35CC"/>
    <w:rsid w:val="007C6BFA"/>
    <w:rsid w:val="007C7E48"/>
    <w:rsid w:val="007D2D4B"/>
    <w:rsid w:val="007D42A3"/>
    <w:rsid w:val="007D4860"/>
    <w:rsid w:val="007E0B96"/>
    <w:rsid w:val="007E174B"/>
    <w:rsid w:val="007E41C2"/>
    <w:rsid w:val="007E6245"/>
    <w:rsid w:val="007E6834"/>
    <w:rsid w:val="007F61EF"/>
    <w:rsid w:val="007F65E4"/>
    <w:rsid w:val="00800C7C"/>
    <w:rsid w:val="00801E4A"/>
    <w:rsid w:val="00804086"/>
    <w:rsid w:val="00806728"/>
    <w:rsid w:val="008127D1"/>
    <w:rsid w:val="00813183"/>
    <w:rsid w:val="008134A2"/>
    <w:rsid w:val="0081355E"/>
    <w:rsid w:val="008138BF"/>
    <w:rsid w:val="00814270"/>
    <w:rsid w:val="008159EC"/>
    <w:rsid w:val="00820391"/>
    <w:rsid w:val="00821091"/>
    <w:rsid w:val="00825132"/>
    <w:rsid w:val="0082575F"/>
    <w:rsid w:val="008311CA"/>
    <w:rsid w:val="00832FA8"/>
    <w:rsid w:val="00834138"/>
    <w:rsid w:val="00834AAE"/>
    <w:rsid w:val="00835C79"/>
    <w:rsid w:val="00836561"/>
    <w:rsid w:val="008400AF"/>
    <w:rsid w:val="0084038A"/>
    <w:rsid w:val="00842727"/>
    <w:rsid w:val="00845D95"/>
    <w:rsid w:val="0084697E"/>
    <w:rsid w:val="00854702"/>
    <w:rsid w:val="00855456"/>
    <w:rsid w:val="00857CB1"/>
    <w:rsid w:val="00860B82"/>
    <w:rsid w:val="00860FA6"/>
    <w:rsid w:val="008622BA"/>
    <w:rsid w:val="008639E0"/>
    <w:rsid w:val="008738C3"/>
    <w:rsid w:val="0087469F"/>
    <w:rsid w:val="008759AB"/>
    <w:rsid w:val="00876333"/>
    <w:rsid w:val="00881C24"/>
    <w:rsid w:val="00884D7E"/>
    <w:rsid w:val="008879D7"/>
    <w:rsid w:val="00887F0D"/>
    <w:rsid w:val="00890771"/>
    <w:rsid w:val="008A255A"/>
    <w:rsid w:val="008A39E2"/>
    <w:rsid w:val="008A4117"/>
    <w:rsid w:val="008A482F"/>
    <w:rsid w:val="008A5E6C"/>
    <w:rsid w:val="008A617B"/>
    <w:rsid w:val="008A77E0"/>
    <w:rsid w:val="008A7F6A"/>
    <w:rsid w:val="008B13C2"/>
    <w:rsid w:val="008B17F9"/>
    <w:rsid w:val="008B5C3D"/>
    <w:rsid w:val="008B7BEB"/>
    <w:rsid w:val="008C0C68"/>
    <w:rsid w:val="008C3181"/>
    <w:rsid w:val="008C5B67"/>
    <w:rsid w:val="008C6E2D"/>
    <w:rsid w:val="008D07FD"/>
    <w:rsid w:val="008D2049"/>
    <w:rsid w:val="008D4673"/>
    <w:rsid w:val="008E11F5"/>
    <w:rsid w:val="008F08AD"/>
    <w:rsid w:val="008F08EB"/>
    <w:rsid w:val="008F1240"/>
    <w:rsid w:val="0090107F"/>
    <w:rsid w:val="00901095"/>
    <w:rsid w:val="0090145C"/>
    <w:rsid w:val="0090562C"/>
    <w:rsid w:val="00912676"/>
    <w:rsid w:val="0091391C"/>
    <w:rsid w:val="009142B5"/>
    <w:rsid w:val="00914E52"/>
    <w:rsid w:val="009151A0"/>
    <w:rsid w:val="009151AF"/>
    <w:rsid w:val="00920E1F"/>
    <w:rsid w:val="00921CCA"/>
    <w:rsid w:val="00922325"/>
    <w:rsid w:val="0092276F"/>
    <w:rsid w:val="00923416"/>
    <w:rsid w:val="00925ED2"/>
    <w:rsid w:val="00925F62"/>
    <w:rsid w:val="00926187"/>
    <w:rsid w:val="00935CCE"/>
    <w:rsid w:val="0093729E"/>
    <w:rsid w:val="009375E5"/>
    <w:rsid w:val="009402CA"/>
    <w:rsid w:val="0094100D"/>
    <w:rsid w:val="00941A5A"/>
    <w:rsid w:val="00942AE7"/>
    <w:rsid w:val="00943D7F"/>
    <w:rsid w:val="00943EA7"/>
    <w:rsid w:val="00945F16"/>
    <w:rsid w:val="009514E5"/>
    <w:rsid w:val="00954859"/>
    <w:rsid w:val="00960EC2"/>
    <w:rsid w:val="00963EBC"/>
    <w:rsid w:val="00967C1A"/>
    <w:rsid w:val="009745CB"/>
    <w:rsid w:val="00975B4D"/>
    <w:rsid w:val="00975C1A"/>
    <w:rsid w:val="00976214"/>
    <w:rsid w:val="00980131"/>
    <w:rsid w:val="00980924"/>
    <w:rsid w:val="00981226"/>
    <w:rsid w:val="00981C1F"/>
    <w:rsid w:val="00981D95"/>
    <w:rsid w:val="00983FFA"/>
    <w:rsid w:val="009840DB"/>
    <w:rsid w:val="009858F9"/>
    <w:rsid w:val="009863CF"/>
    <w:rsid w:val="00987C77"/>
    <w:rsid w:val="00990490"/>
    <w:rsid w:val="00990ACC"/>
    <w:rsid w:val="009926A1"/>
    <w:rsid w:val="00992D8D"/>
    <w:rsid w:val="00994431"/>
    <w:rsid w:val="00994547"/>
    <w:rsid w:val="00997745"/>
    <w:rsid w:val="009A20AA"/>
    <w:rsid w:val="009A241E"/>
    <w:rsid w:val="009A62ED"/>
    <w:rsid w:val="009B11B4"/>
    <w:rsid w:val="009B4740"/>
    <w:rsid w:val="009D0E6F"/>
    <w:rsid w:val="009D4F66"/>
    <w:rsid w:val="009E328F"/>
    <w:rsid w:val="009E3565"/>
    <w:rsid w:val="009E3B95"/>
    <w:rsid w:val="009E78EF"/>
    <w:rsid w:val="009E7D04"/>
    <w:rsid w:val="009F50C5"/>
    <w:rsid w:val="009F6C19"/>
    <w:rsid w:val="009F7345"/>
    <w:rsid w:val="00A019AD"/>
    <w:rsid w:val="00A01FED"/>
    <w:rsid w:val="00A02BBE"/>
    <w:rsid w:val="00A04EF1"/>
    <w:rsid w:val="00A10666"/>
    <w:rsid w:val="00A1173C"/>
    <w:rsid w:val="00A12DA6"/>
    <w:rsid w:val="00A17741"/>
    <w:rsid w:val="00A17B54"/>
    <w:rsid w:val="00A2046B"/>
    <w:rsid w:val="00A261CB"/>
    <w:rsid w:val="00A305EF"/>
    <w:rsid w:val="00A3272B"/>
    <w:rsid w:val="00A33B66"/>
    <w:rsid w:val="00A346AB"/>
    <w:rsid w:val="00A3663C"/>
    <w:rsid w:val="00A36A6C"/>
    <w:rsid w:val="00A43882"/>
    <w:rsid w:val="00A47E8C"/>
    <w:rsid w:val="00A5142A"/>
    <w:rsid w:val="00A515DE"/>
    <w:rsid w:val="00A523E7"/>
    <w:rsid w:val="00A54B9D"/>
    <w:rsid w:val="00A6012A"/>
    <w:rsid w:val="00A62A70"/>
    <w:rsid w:val="00A631A3"/>
    <w:rsid w:val="00A6418E"/>
    <w:rsid w:val="00A6475F"/>
    <w:rsid w:val="00A6678D"/>
    <w:rsid w:val="00A71222"/>
    <w:rsid w:val="00A71681"/>
    <w:rsid w:val="00A729A3"/>
    <w:rsid w:val="00A763DC"/>
    <w:rsid w:val="00A812DF"/>
    <w:rsid w:val="00A8132E"/>
    <w:rsid w:val="00A83550"/>
    <w:rsid w:val="00A858C4"/>
    <w:rsid w:val="00A8630E"/>
    <w:rsid w:val="00A934BE"/>
    <w:rsid w:val="00A95077"/>
    <w:rsid w:val="00A95337"/>
    <w:rsid w:val="00A95FC1"/>
    <w:rsid w:val="00A97534"/>
    <w:rsid w:val="00A977BE"/>
    <w:rsid w:val="00AA3340"/>
    <w:rsid w:val="00AA4280"/>
    <w:rsid w:val="00AA7718"/>
    <w:rsid w:val="00AB2711"/>
    <w:rsid w:val="00AB416E"/>
    <w:rsid w:val="00AB6E41"/>
    <w:rsid w:val="00AB6E70"/>
    <w:rsid w:val="00AC2B33"/>
    <w:rsid w:val="00AC2DE9"/>
    <w:rsid w:val="00AC422D"/>
    <w:rsid w:val="00AC7B51"/>
    <w:rsid w:val="00AD0ECC"/>
    <w:rsid w:val="00AE24E8"/>
    <w:rsid w:val="00AE30DB"/>
    <w:rsid w:val="00AE7C7D"/>
    <w:rsid w:val="00AF0C8E"/>
    <w:rsid w:val="00AF1D5A"/>
    <w:rsid w:val="00AF34B2"/>
    <w:rsid w:val="00AF3AA8"/>
    <w:rsid w:val="00B004C4"/>
    <w:rsid w:val="00B00CA7"/>
    <w:rsid w:val="00B0527D"/>
    <w:rsid w:val="00B05E64"/>
    <w:rsid w:val="00B06D4B"/>
    <w:rsid w:val="00B11CC7"/>
    <w:rsid w:val="00B129D6"/>
    <w:rsid w:val="00B14B0E"/>
    <w:rsid w:val="00B14CFF"/>
    <w:rsid w:val="00B17EC4"/>
    <w:rsid w:val="00B242DB"/>
    <w:rsid w:val="00B24C86"/>
    <w:rsid w:val="00B26FEF"/>
    <w:rsid w:val="00B30AE6"/>
    <w:rsid w:val="00B316A5"/>
    <w:rsid w:val="00B316FC"/>
    <w:rsid w:val="00B31E02"/>
    <w:rsid w:val="00B33723"/>
    <w:rsid w:val="00B361AC"/>
    <w:rsid w:val="00B37EFA"/>
    <w:rsid w:val="00B44E1A"/>
    <w:rsid w:val="00B4551D"/>
    <w:rsid w:val="00B4726A"/>
    <w:rsid w:val="00B52031"/>
    <w:rsid w:val="00B521D7"/>
    <w:rsid w:val="00B55001"/>
    <w:rsid w:val="00B615B4"/>
    <w:rsid w:val="00B7141F"/>
    <w:rsid w:val="00B721BD"/>
    <w:rsid w:val="00B722F9"/>
    <w:rsid w:val="00B725AB"/>
    <w:rsid w:val="00B74E03"/>
    <w:rsid w:val="00B7513B"/>
    <w:rsid w:val="00B75C00"/>
    <w:rsid w:val="00B76AF0"/>
    <w:rsid w:val="00B775D9"/>
    <w:rsid w:val="00B77CDB"/>
    <w:rsid w:val="00B82F58"/>
    <w:rsid w:val="00B8325E"/>
    <w:rsid w:val="00B83B17"/>
    <w:rsid w:val="00B90618"/>
    <w:rsid w:val="00B932F9"/>
    <w:rsid w:val="00B937EA"/>
    <w:rsid w:val="00B955DA"/>
    <w:rsid w:val="00B957C5"/>
    <w:rsid w:val="00BA0650"/>
    <w:rsid w:val="00BA27B9"/>
    <w:rsid w:val="00BA280F"/>
    <w:rsid w:val="00BA3CE8"/>
    <w:rsid w:val="00BA66F4"/>
    <w:rsid w:val="00BA728D"/>
    <w:rsid w:val="00BB3FED"/>
    <w:rsid w:val="00BC174A"/>
    <w:rsid w:val="00BC3D8E"/>
    <w:rsid w:val="00BC4090"/>
    <w:rsid w:val="00BC4EA4"/>
    <w:rsid w:val="00BC51C1"/>
    <w:rsid w:val="00BC5F19"/>
    <w:rsid w:val="00BC6812"/>
    <w:rsid w:val="00BD2289"/>
    <w:rsid w:val="00BD2529"/>
    <w:rsid w:val="00BD636D"/>
    <w:rsid w:val="00BD679C"/>
    <w:rsid w:val="00BE375B"/>
    <w:rsid w:val="00BE4E8F"/>
    <w:rsid w:val="00BE673A"/>
    <w:rsid w:val="00BE77C2"/>
    <w:rsid w:val="00BE7DDF"/>
    <w:rsid w:val="00BF4711"/>
    <w:rsid w:val="00BF79BF"/>
    <w:rsid w:val="00C02064"/>
    <w:rsid w:val="00C0344C"/>
    <w:rsid w:val="00C063E1"/>
    <w:rsid w:val="00C06485"/>
    <w:rsid w:val="00C0655E"/>
    <w:rsid w:val="00C13BE0"/>
    <w:rsid w:val="00C14029"/>
    <w:rsid w:val="00C15094"/>
    <w:rsid w:val="00C15F39"/>
    <w:rsid w:val="00C16581"/>
    <w:rsid w:val="00C238FA"/>
    <w:rsid w:val="00C23C03"/>
    <w:rsid w:val="00C263AF"/>
    <w:rsid w:val="00C31805"/>
    <w:rsid w:val="00C3285C"/>
    <w:rsid w:val="00C379E4"/>
    <w:rsid w:val="00C37D57"/>
    <w:rsid w:val="00C41445"/>
    <w:rsid w:val="00C42DF6"/>
    <w:rsid w:val="00C47BB5"/>
    <w:rsid w:val="00C50624"/>
    <w:rsid w:val="00C52CC7"/>
    <w:rsid w:val="00C54F87"/>
    <w:rsid w:val="00C56E46"/>
    <w:rsid w:val="00C57675"/>
    <w:rsid w:val="00C62BCA"/>
    <w:rsid w:val="00C661D7"/>
    <w:rsid w:val="00C668FF"/>
    <w:rsid w:val="00C7659F"/>
    <w:rsid w:val="00C76F4B"/>
    <w:rsid w:val="00C77840"/>
    <w:rsid w:val="00C80B26"/>
    <w:rsid w:val="00C80FEC"/>
    <w:rsid w:val="00C852D4"/>
    <w:rsid w:val="00C87277"/>
    <w:rsid w:val="00C8746C"/>
    <w:rsid w:val="00C93E3E"/>
    <w:rsid w:val="00C950BE"/>
    <w:rsid w:val="00C96359"/>
    <w:rsid w:val="00C97AD1"/>
    <w:rsid w:val="00CA1F35"/>
    <w:rsid w:val="00CA2BB2"/>
    <w:rsid w:val="00CA32CA"/>
    <w:rsid w:val="00CA4E72"/>
    <w:rsid w:val="00CA5766"/>
    <w:rsid w:val="00CA5CA2"/>
    <w:rsid w:val="00CB4D65"/>
    <w:rsid w:val="00CB684A"/>
    <w:rsid w:val="00CC1D8D"/>
    <w:rsid w:val="00CC27BD"/>
    <w:rsid w:val="00CC558F"/>
    <w:rsid w:val="00CD2738"/>
    <w:rsid w:val="00CD5F43"/>
    <w:rsid w:val="00CE014F"/>
    <w:rsid w:val="00CE5A72"/>
    <w:rsid w:val="00CE656D"/>
    <w:rsid w:val="00CF139E"/>
    <w:rsid w:val="00CF58BE"/>
    <w:rsid w:val="00D003E7"/>
    <w:rsid w:val="00D02A6D"/>
    <w:rsid w:val="00D05398"/>
    <w:rsid w:val="00D0719E"/>
    <w:rsid w:val="00D075DC"/>
    <w:rsid w:val="00D10462"/>
    <w:rsid w:val="00D12810"/>
    <w:rsid w:val="00D15327"/>
    <w:rsid w:val="00D155A0"/>
    <w:rsid w:val="00D170CB"/>
    <w:rsid w:val="00D17471"/>
    <w:rsid w:val="00D3051F"/>
    <w:rsid w:val="00D3516B"/>
    <w:rsid w:val="00D3746F"/>
    <w:rsid w:val="00D41F68"/>
    <w:rsid w:val="00D44298"/>
    <w:rsid w:val="00D442BC"/>
    <w:rsid w:val="00D444E6"/>
    <w:rsid w:val="00D45D0B"/>
    <w:rsid w:val="00D4759B"/>
    <w:rsid w:val="00D54028"/>
    <w:rsid w:val="00D57A5E"/>
    <w:rsid w:val="00D60FA7"/>
    <w:rsid w:val="00D62CAC"/>
    <w:rsid w:val="00D662B5"/>
    <w:rsid w:val="00D6737E"/>
    <w:rsid w:val="00D77E44"/>
    <w:rsid w:val="00D77FEE"/>
    <w:rsid w:val="00D81EC1"/>
    <w:rsid w:val="00D84763"/>
    <w:rsid w:val="00D93F1A"/>
    <w:rsid w:val="00DA21B8"/>
    <w:rsid w:val="00DA2EBF"/>
    <w:rsid w:val="00DA2FB0"/>
    <w:rsid w:val="00DA6E9F"/>
    <w:rsid w:val="00DB08D1"/>
    <w:rsid w:val="00DB0DC3"/>
    <w:rsid w:val="00DB1E8F"/>
    <w:rsid w:val="00DB34AA"/>
    <w:rsid w:val="00DB7B6A"/>
    <w:rsid w:val="00DC374B"/>
    <w:rsid w:val="00DC3F8C"/>
    <w:rsid w:val="00DD1602"/>
    <w:rsid w:val="00DD2475"/>
    <w:rsid w:val="00DD63C7"/>
    <w:rsid w:val="00DD7195"/>
    <w:rsid w:val="00DE1746"/>
    <w:rsid w:val="00DE201E"/>
    <w:rsid w:val="00DE45A6"/>
    <w:rsid w:val="00DE5A42"/>
    <w:rsid w:val="00DE5E8C"/>
    <w:rsid w:val="00DE6E57"/>
    <w:rsid w:val="00DF5C85"/>
    <w:rsid w:val="00E069D8"/>
    <w:rsid w:val="00E07A69"/>
    <w:rsid w:val="00E11125"/>
    <w:rsid w:val="00E114FC"/>
    <w:rsid w:val="00E120B6"/>
    <w:rsid w:val="00E12B2D"/>
    <w:rsid w:val="00E13B86"/>
    <w:rsid w:val="00E1432A"/>
    <w:rsid w:val="00E154FF"/>
    <w:rsid w:val="00E1671A"/>
    <w:rsid w:val="00E21718"/>
    <w:rsid w:val="00E23EE2"/>
    <w:rsid w:val="00E30615"/>
    <w:rsid w:val="00E309BC"/>
    <w:rsid w:val="00E30ED2"/>
    <w:rsid w:val="00E317B8"/>
    <w:rsid w:val="00E31F50"/>
    <w:rsid w:val="00E33FF7"/>
    <w:rsid w:val="00E35232"/>
    <w:rsid w:val="00E35333"/>
    <w:rsid w:val="00E35A4C"/>
    <w:rsid w:val="00E369B1"/>
    <w:rsid w:val="00E46B18"/>
    <w:rsid w:val="00E50C16"/>
    <w:rsid w:val="00E532E3"/>
    <w:rsid w:val="00E55113"/>
    <w:rsid w:val="00E577D8"/>
    <w:rsid w:val="00E62075"/>
    <w:rsid w:val="00E64DDD"/>
    <w:rsid w:val="00E65B32"/>
    <w:rsid w:val="00E6621A"/>
    <w:rsid w:val="00E66CCF"/>
    <w:rsid w:val="00E67EDB"/>
    <w:rsid w:val="00E74232"/>
    <w:rsid w:val="00E76CE3"/>
    <w:rsid w:val="00E80890"/>
    <w:rsid w:val="00E818CD"/>
    <w:rsid w:val="00E81914"/>
    <w:rsid w:val="00E833F8"/>
    <w:rsid w:val="00E83523"/>
    <w:rsid w:val="00E93CEC"/>
    <w:rsid w:val="00E943F1"/>
    <w:rsid w:val="00E95167"/>
    <w:rsid w:val="00E956D7"/>
    <w:rsid w:val="00E95F0C"/>
    <w:rsid w:val="00E96FF2"/>
    <w:rsid w:val="00EA0A43"/>
    <w:rsid w:val="00EA0B15"/>
    <w:rsid w:val="00EA2FD2"/>
    <w:rsid w:val="00EA63C3"/>
    <w:rsid w:val="00EA7B89"/>
    <w:rsid w:val="00EB1575"/>
    <w:rsid w:val="00EB3CF4"/>
    <w:rsid w:val="00EC0094"/>
    <w:rsid w:val="00EC3742"/>
    <w:rsid w:val="00EC4752"/>
    <w:rsid w:val="00EC54AB"/>
    <w:rsid w:val="00EC61AD"/>
    <w:rsid w:val="00EC6685"/>
    <w:rsid w:val="00ED3ACC"/>
    <w:rsid w:val="00EE6749"/>
    <w:rsid w:val="00EE6A5B"/>
    <w:rsid w:val="00EE6D14"/>
    <w:rsid w:val="00EF3BE5"/>
    <w:rsid w:val="00EF539C"/>
    <w:rsid w:val="00EF53FE"/>
    <w:rsid w:val="00EF57E2"/>
    <w:rsid w:val="00EF60BF"/>
    <w:rsid w:val="00EF7A3B"/>
    <w:rsid w:val="00F001B9"/>
    <w:rsid w:val="00F01986"/>
    <w:rsid w:val="00F05032"/>
    <w:rsid w:val="00F0526D"/>
    <w:rsid w:val="00F057A8"/>
    <w:rsid w:val="00F07567"/>
    <w:rsid w:val="00F10E00"/>
    <w:rsid w:val="00F125B3"/>
    <w:rsid w:val="00F152A8"/>
    <w:rsid w:val="00F17E43"/>
    <w:rsid w:val="00F20294"/>
    <w:rsid w:val="00F27DD1"/>
    <w:rsid w:val="00F311C1"/>
    <w:rsid w:val="00F356BD"/>
    <w:rsid w:val="00F35866"/>
    <w:rsid w:val="00F41687"/>
    <w:rsid w:val="00F42B2C"/>
    <w:rsid w:val="00F43CB1"/>
    <w:rsid w:val="00F4488A"/>
    <w:rsid w:val="00F47D36"/>
    <w:rsid w:val="00F514BD"/>
    <w:rsid w:val="00F5437C"/>
    <w:rsid w:val="00F56305"/>
    <w:rsid w:val="00F603DB"/>
    <w:rsid w:val="00F616DB"/>
    <w:rsid w:val="00F623FA"/>
    <w:rsid w:val="00F62502"/>
    <w:rsid w:val="00F6285B"/>
    <w:rsid w:val="00F640C8"/>
    <w:rsid w:val="00F71803"/>
    <w:rsid w:val="00F72BD3"/>
    <w:rsid w:val="00F77052"/>
    <w:rsid w:val="00F77313"/>
    <w:rsid w:val="00F7789E"/>
    <w:rsid w:val="00F80483"/>
    <w:rsid w:val="00F81890"/>
    <w:rsid w:val="00F82DC3"/>
    <w:rsid w:val="00F8333B"/>
    <w:rsid w:val="00F90E70"/>
    <w:rsid w:val="00F92DB0"/>
    <w:rsid w:val="00FA1BF6"/>
    <w:rsid w:val="00FA4E42"/>
    <w:rsid w:val="00FA519E"/>
    <w:rsid w:val="00FA75ED"/>
    <w:rsid w:val="00FA79C2"/>
    <w:rsid w:val="00FB2EE0"/>
    <w:rsid w:val="00FB68D4"/>
    <w:rsid w:val="00FC1CE1"/>
    <w:rsid w:val="00FC2015"/>
    <w:rsid w:val="00FC5A94"/>
    <w:rsid w:val="00FC6DA6"/>
    <w:rsid w:val="00FD104E"/>
    <w:rsid w:val="00FD3E2C"/>
    <w:rsid w:val="00FD4687"/>
    <w:rsid w:val="00FD4E18"/>
    <w:rsid w:val="00FD7054"/>
    <w:rsid w:val="00FE14E6"/>
    <w:rsid w:val="00FE1C57"/>
    <w:rsid w:val="00FE2403"/>
    <w:rsid w:val="00FE6C68"/>
    <w:rsid w:val="00FE7C31"/>
    <w:rsid w:val="00FF2DD4"/>
    <w:rsid w:val="00FF3354"/>
    <w:rsid w:val="00FF499E"/>
    <w:rsid w:val="00FF5B69"/>
    <w:rsid w:val="00FF7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642"/>
    <w:pPr>
      <w:spacing w:after="120"/>
      <w:jc w:val="both"/>
    </w:pPr>
    <w:rPr>
      <w:rFonts w:ascii="Times New Roman" w:eastAsia="Times New Roman" w:hAnsi="Times New Roman"/>
    </w:rPr>
  </w:style>
  <w:style w:type="paragraph" w:styleId="Heading1">
    <w:name w:val="heading 1"/>
    <w:basedOn w:val="Normal"/>
    <w:next w:val="Normal"/>
    <w:qFormat/>
    <w:rsid w:val="00536642"/>
    <w:pPr>
      <w:keepNext/>
      <w:keepLines/>
      <w:spacing w:before="120" w:after="0"/>
      <w:outlineLvl w:val="0"/>
    </w:pPr>
    <w:rPr>
      <w:rFonts w:ascii="Arial" w:hAnsi="Arial"/>
      <w:b/>
      <w:caps/>
      <w:kern w:val="32"/>
      <w:sz w:val="18"/>
    </w:rPr>
  </w:style>
  <w:style w:type="paragraph" w:styleId="Heading2">
    <w:name w:val="heading 2"/>
    <w:basedOn w:val="Heading1"/>
    <w:next w:val="Normal"/>
    <w:qFormat/>
    <w:rsid w:val="00536642"/>
    <w:pPr>
      <w:outlineLvl w:val="1"/>
    </w:pPr>
    <w:rPr>
      <w:caps w:val="0"/>
    </w:rPr>
  </w:style>
  <w:style w:type="paragraph" w:styleId="Heading3">
    <w:name w:val="heading 3"/>
    <w:basedOn w:val="Heading2"/>
    <w:next w:val="Normal"/>
    <w:qFormat/>
    <w:rsid w:val="00536642"/>
    <w:pPr>
      <w:outlineLvl w:val="2"/>
    </w:pPr>
    <w:rPr>
      <w:b w:val="0"/>
      <w:i/>
    </w:rPr>
  </w:style>
  <w:style w:type="paragraph" w:styleId="Heading4">
    <w:name w:val="heading 4"/>
    <w:basedOn w:val="Normal"/>
    <w:next w:val="Normal"/>
    <w:qFormat/>
    <w:rsid w:val="00536642"/>
    <w:pPr>
      <w:keepNext/>
      <w:numPr>
        <w:ilvl w:val="3"/>
        <w:numId w:val="23"/>
      </w:numPr>
      <w:spacing w:before="240" w:after="60"/>
      <w:outlineLvl w:val="3"/>
    </w:pPr>
    <w:rPr>
      <w:b/>
      <w:sz w:val="28"/>
    </w:rPr>
  </w:style>
  <w:style w:type="paragraph" w:styleId="Heading5">
    <w:name w:val="heading 5"/>
    <w:basedOn w:val="Normal"/>
    <w:next w:val="Normal"/>
    <w:qFormat/>
    <w:rsid w:val="00536642"/>
    <w:pPr>
      <w:numPr>
        <w:ilvl w:val="4"/>
        <w:numId w:val="23"/>
      </w:numPr>
      <w:spacing w:before="240" w:after="60"/>
      <w:outlineLvl w:val="4"/>
    </w:pPr>
    <w:rPr>
      <w:b/>
      <w:i/>
      <w:sz w:val="26"/>
    </w:rPr>
  </w:style>
  <w:style w:type="paragraph" w:styleId="Heading6">
    <w:name w:val="heading 6"/>
    <w:basedOn w:val="Normal"/>
    <w:next w:val="Normal"/>
    <w:qFormat/>
    <w:rsid w:val="00536642"/>
    <w:pPr>
      <w:numPr>
        <w:ilvl w:val="5"/>
        <w:numId w:val="23"/>
      </w:numPr>
      <w:spacing w:before="240" w:after="60"/>
      <w:outlineLvl w:val="5"/>
    </w:pPr>
    <w:rPr>
      <w:b/>
      <w:sz w:val="22"/>
    </w:rPr>
  </w:style>
  <w:style w:type="paragraph" w:styleId="Heading7">
    <w:name w:val="heading 7"/>
    <w:basedOn w:val="Normal"/>
    <w:next w:val="Normal"/>
    <w:qFormat/>
    <w:rsid w:val="00536642"/>
    <w:pPr>
      <w:numPr>
        <w:ilvl w:val="6"/>
        <w:numId w:val="23"/>
      </w:numPr>
      <w:spacing w:before="240" w:after="60"/>
      <w:outlineLvl w:val="6"/>
    </w:pPr>
  </w:style>
  <w:style w:type="paragraph" w:styleId="Heading8">
    <w:name w:val="heading 8"/>
    <w:basedOn w:val="Normal"/>
    <w:next w:val="Normal"/>
    <w:qFormat/>
    <w:rsid w:val="00536642"/>
    <w:pPr>
      <w:numPr>
        <w:ilvl w:val="7"/>
        <w:numId w:val="23"/>
      </w:numPr>
      <w:spacing w:before="240" w:after="60"/>
      <w:outlineLvl w:val="7"/>
    </w:pPr>
    <w:rPr>
      <w:i/>
    </w:rPr>
  </w:style>
  <w:style w:type="paragraph" w:styleId="Heading9">
    <w:name w:val="heading 9"/>
    <w:basedOn w:val="Normal"/>
    <w:next w:val="Normal"/>
    <w:qFormat/>
    <w:rsid w:val="00536642"/>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36642"/>
    <w:pPr>
      <w:tabs>
        <w:tab w:val="center" w:pos="4320"/>
        <w:tab w:val="right" w:pos="8640"/>
      </w:tabs>
    </w:pPr>
  </w:style>
  <w:style w:type="paragraph" w:styleId="Header">
    <w:name w:val="header"/>
    <w:basedOn w:val="Normal"/>
    <w:rsid w:val="00536642"/>
    <w:pPr>
      <w:tabs>
        <w:tab w:val="center" w:pos="4320"/>
        <w:tab w:val="right" w:pos="8640"/>
      </w:tabs>
    </w:pPr>
    <w:rPr>
      <w:rFonts w:ascii="Arial" w:hAnsi="Arial"/>
    </w:rPr>
  </w:style>
  <w:style w:type="paragraph" w:customStyle="1" w:styleId="Author">
    <w:name w:val="Author"/>
    <w:basedOn w:val="Normal"/>
    <w:rsid w:val="00536642"/>
    <w:pPr>
      <w:spacing w:after="0"/>
      <w:jc w:val="center"/>
    </w:pPr>
    <w:rPr>
      <w:b/>
      <w:color w:val="000000"/>
      <w:sz w:val="24"/>
    </w:rPr>
  </w:style>
  <w:style w:type="character" w:styleId="PageNumber">
    <w:name w:val="page number"/>
    <w:basedOn w:val="DefaultParagraphFont"/>
    <w:rsid w:val="00536642"/>
  </w:style>
  <w:style w:type="paragraph" w:styleId="Title">
    <w:name w:val="Title"/>
    <w:basedOn w:val="Normal"/>
    <w:qFormat/>
    <w:rsid w:val="00536642"/>
    <w:pPr>
      <w:spacing w:before="100" w:beforeAutospacing="1"/>
      <w:jc w:val="center"/>
      <w:outlineLvl w:val="0"/>
    </w:pPr>
    <w:rPr>
      <w:rFonts w:ascii="Arial" w:hAnsi="Arial"/>
      <w:b/>
      <w:kern w:val="28"/>
      <w:sz w:val="36"/>
    </w:rPr>
  </w:style>
  <w:style w:type="paragraph" w:styleId="BlockText">
    <w:name w:val="Block Text"/>
    <w:basedOn w:val="Normal"/>
    <w:rsid w:val="00536642"/>
    <w:pPr>
      <w:ind w:left="1440" w:right="1440"/>
    </w:pPr>
  </w:style>
  <w:style w:type="paragraph" w:styleId="Caption">
    <w:name w:val="caption"/>
    <w:basedOn w:val="Normal"/>
    <w:next w:val="Normal"/>
    <w:uiPriority w:val="35"/>
    <w:qFormat/>
    <w:rsid w:val="00536642"/>
    <w:pPr>
      <w:keepNext/>
      <w:spacing w:before="120"/>
      <w:jc w:val="center"/>
    </w:pPr>
    <w:rPr>
      <w:b/>
      <w:sz w:val="18"/>
    </w:rPr>
  </w:style>
  <w:style w:type="paragraph" w:styleId="Closing">
    <w:name w:val="Closing"/>
    <w:basedOn w:val="Normal"/>
    <w:rsid w:val="00536642"/>
    <w:pPr>
      <w:ind w:left="4320"/>
    </w:pPr>
  </w:style>
  <w:style w:type="paragraph" w:styleId="CommentText">
    <w:name w:val="annotation text"/>
    <w:basedOn w:val="Normal"/>
    <w:semiHidden/>
    <w:rsid w:val="00536642"/>
  </w:style>
  <w:style w:type="paragraph" w:styleId="Date">
    <w:name w:val="Date"/>
    <w:basedOn w:val="Normal"/>
    <w:next w:val="Normal"/>
    <w:rsid w:val="00536642"/>
  </w:style>
  <w:style w:type="paragraph" w:styleId="DocumentMap">
    <w:name w:val="Document Map"/>
    <w:basedOn w:val="Normal"/>
    <w:semiHidden/>
    <w:rsid w:val="00536642"/>
    <w:pPr>
      <w:shd w:val="clear" w:color="auto" w:fill="000080"/>
    </w:pPr>
    <w:rPr>
      <w:rFonts w:ascii="Tahoma" w:hAnsi="Tahoma"/>
    </w:rPr>
  </w:style>
  <w:style w:type="paragraph" w:styleId="FootnoteText">
    <w:name w:val="footnote text"/>
    <w:basedOn w:val="Normal"/>
    <w:semiHidden/>
    <w:rsid w:val="00536642"/>
    <w:pPr>
      <w:tabs>
        <w:tab w:val="left" w:pos="360"/>
      </w:tabs>
    </w:pPr>
  </w:style>
  <w:style w:type="paragraph" w:styleId="Index1">
    <w:name w:val="index 1"/>
    <w:basedOn w:val="Normal"/>
    <w:next w:val="Normal"/>
    <w:autoRedefine/>
    <w:semiHidden/>
    <w:rsid w:val="00536642"/>
    <w:pPr>
      <w:ind w:left="240" w:hanging="240"/>
    </w:pPr>
  </w:style>
  <w:style w:type="paragraph" w:styleId="Index2">
    <w:name w:val="index 2"/>
    <w:basedOn w:val="Normal"/>
    <w:next w:val="Normal"/>
    <w:autoRedefine/>
    <w:semiHidden/>
    <w:rsid w:val="00536642"/>
    <w:pPr>
      <w:ind w:left="480" w:hanging="240"/>
    </w:pPr>
  </w:style>
  <w:style w:type="paragraph" w:styleId="Index3">
    <w:name w:val="index 3"/>
    <w:basedOn w:val="Normal"/>
    <w:next w:val="Normal"/>
    <w:autoRedefine/>
    <w:semiHidden/>
    <w:rsid w:val="00536642"/>
    <w:pPr>
      <w:ind w:left="720" w:hanging="240"/>
    </w:pPr>
  </w:style>
  <w:style w:type="paragraph" w:styleId="Index4">
    <w:name w:val="index 4"/>
    <w:basedOn w:val="Normal"/>
    <w:next w:val="Normal"/>
    <w:autoRedefine/>
    <w:semiHidden/>
    <w:rsid w:val="00536642"/>
    <w:pPr>
      <w:ind w:left="960" w:hanging="240"/>
    </w:pPr>
  </w:style>
  <w:style w:type="paragraph" w:styleId="Index5">
    <w:name w:val="index 5"/>
    <w:basedOn w:val="Normal"/>
    <w:next w:val="Normal"/>
    <w:autoRedefine/>
    <w:semiHidden/>
    <w:rsid w:val="00536642"/>
    <w:pPr>
      <w:ind w:left="1200" w:hanging="240"/>
    </w:pPr>
  </w:style>
  <w:style w:type="paragraph" w:styleId="Index6">
    <w:name w:val="index 6"/>
    <w:basedOn w:val="Normal"/>
    <w:next w:val="Normal"/>
    <w:autoRedefine/>
    <w:semiHidden/>
    <w:rsid w:val="00536642"/>
    <w:pPr>
      <w:ind w:left="1440" w:hanging="240"/>
    </w:pPr>
  </w:style>
  <w:style w:type="paragraph" w:styleId="Index7">
    <w:name w:val="index 7"/>
    <w:basedOn w:val="Normal"/>
    <w:next w:val="Normal"/>
    <w:autoRedefine/>
    <w:semiHidden/>
    <w:rsid w:val="00536642"/>
    <w:pPr>
      <w:ind w:left="1680" w:hanging="240"/>
    </w:pPr>
  </w:style>
  <w:style w:type="paragraph" w:styleId="Index8">
    <w:name w:val="index 8"/>
    <w:basedOn w:val="Normal"/>
    <w:next w:val="Normal"/>
    <w:autoRedefine/>
    <w:semiHidden/>
    <w:rsid w:val="00536642"/>
    <w:pPr>
      <w:ind w:left="1920" w:hanging="240"/>
    </w:pPr>
  </w:style>
  <w:style w:type="paragraph" w:styleId="Index9">
    <w:name w:val="index 9"/>
    <w:basedOn w:val="Normal"/>
    <w:next w:val="Normal"/>
    <w:autoRedefine/>
    <w:semiHidden/>
    <w:rsid w:val="00536642"/>
    <w:pPr>
      <w:ind w:left="2160" w:hanging="240"/>
    </w:pPr>
  </w:style>
  <w:style w:type="paragraph" w:styleId="IndexHeading">
    <w:name w:val="index heading"/>
    <w:basedOn w:val="Normal"/>
    <w:next w:val="Index1"/>
    <w:semiHidden/>
    <w:rsid w:val="00536642"/>
    <w:rPr>
      <w:rFonts w:ascii="Arial" w:hAnsi="Arial"/>
      <w:b/>
    </w:rPr>
  </w:style>
  <w:style w:type="paragraph" w:styleId="List">
    <w:name w:val="List"/>
    <w:basedOn w:val="Normal"/>
    <w:rsid w:val="00536642"/>
    <w:pPr>
      <w:ind w:left="360" w:hanging="360"/>
    </w:pPr>
  </w:style>
  <w:style w:type="paragraph" w:styleId="List2">
    <w:name w:val="List 2"/>
    <w:basedOn w:val="Normal"/>
    <w:rsid w:val="00536642"/>
    <w:pPr>
      <w:ind w:left="720" w:hanging="360"/>
    </w:pPr>
  </w:style>
  <w:style w:type="paragraph" w:styleId="List3">
    <w:name w:val="List 3"/>
    <w:basedOn w:val="Normal"/>
    <w:rsid w:val="00536642"/>
    <w:pPr>
      <w:ind w:left="1080" w:hanging="360"/>
    </w:pPr>
  </w:style>
  <w:style w:type="paragraph" w:styleId="List4">
    <w:name w:val="List 4"/>
    <w:basedOn w:val="Normal"/>
    <w:rsid w:val="00536642"/>
    <w:pPr>
      <w:ind w:left="1440" w:hanging="360"/>
    </w:pPr>
  </w:style>
  <w:style w:type="paragraph" w:styleId="List5">
    <w:name w:val="List 5"/>
    <w:basedOn w:val="Normal"/>
    <w:rsid w:val="00536642"/>
    <w:pPr>
      <w:ind w:left="1800" w:hanging="360"/>
    </w:pPr>
  </w:style>
  <w:style w:type="paragraph" w:styleId="ListBullet">
    <w:name w:val="List Bullet"/>
    <w:basedOn w:val="Normal"/>
    <w:autoRedefine/>
    <w:rsid w:val="00536642"/>
    <w:pPr>
      <w:numPr>
        <w:numId w:val="11"/>
      </w:numPr>
    </w:pPr>
  </w:style>
  <w:style w:type="paragraph" w:styleId="ListBullet2">
    <w:name w:val="List Bullet 2"/>
    <w:basedOn w:val="Normal"/>
    <w:autoRedefine/>
    <w:rsid w:val="00536642"/>
    <w:pPr>
      <w:numPr>
        <w:numId w:val="12"/>
      </w:numPr>
    </w:pPr>
  </w:style>
  <w:style w:type="paragraph" w:styleId="ListBullet3">
    <w:name w:val="List Bullet 3"/>
    <w:basedOn w:val="Normal"/>
    <w:autoRedefine/>
    <w:rsid w:val="00536642"/>
    <w:pPr>
      <w:numPr>
        <w:numId w:val="13"/>
      </w:numPr>
    </w:pPr>
  </w:style>
  <w:style w:type="paragraph" w:styleId="ListBullet4">
    <w:name w:val="List Bullet 4"/>
    <w:basedOn w:val="Normal"/>
    <w:autoRedefine/>
    <w:rsid w:val="00536642"/>
    <w:pPr>
      <w:numPr>
        <w:numId w:val="14"/>
      </w:numPr>
    </w:pPr>
  </w:style>
  <w:style w:type="paragraph" w:styleId="ListBullet5">
    <w:name w:val="List Bullet 5"/>
    <w:basedOn w:val="Normal"/>
    <w:autoRedefine/>
    <w:rsid w:val="00536642"/>
    <w:pPr>
      <w:numPr>
        <w:numId w:val="15"/>
      </w:numPr>
    </w:pPr>
  </w:style>
  <w:style w:type="paragraph" w:styleId="ListContinue">
    <w:name w:val="List Continue"/>
    <w:basedOn w:val="Normal"/>
    <w:rsid w:val="00536642"/>
    <w:pPr>
      <w:ind w:left="360"/>
    </w:pPr>
  </w:style>
  <w:style w:type="paragraph" w:styleId="ListContinue2">
    <w:name w:val="List Continue 2"/>
    <w:basedOn w:val="Normal"/>
    <w:rsid w:val="00536642"/>
    <w:pPr>
      <w:ind w:left="720"/>
    </w:pPr>
  </w:style>
  <w:style w:type="paragraph" w:styleId="ListContinue3">
    <w:name w:val="List Continue 3"/>
    <w:basedOn w:val="Normal"/>
    <w:rsid w:val="00536642"/>
    <w:pPr>
      <w:ind w:left="1080"/>
    </w:pPr>
  </w:style>
  <w:style w:type="paragraph" w:styleId="ListContinue4">
    <w:name w:val="List Continue 4"/>
    <w:basedOn w:val="Normal"/>
    <w:rsid w:val="00536642"/>
    <w:pPr>
      <w:ind w:left="1440"/>
    </w:pPr>
  </w:style>
  <w:style w:type="paragraph" w:styleId="ListContinue5">
    <w:name w:val="List Continue 5"/>
    <w:basedOn w:val="Normal"/>
    <w:rsid w:val="00536642"/>
    <w:pPr>
      <w:ind w:left="1800"/>
    </w:pPr>
  </w:style>
  <w:style w:type="paragraph" w:styleId="ListNumber">
    <w:name w:val="List Number"/>
    <w:basedOn w:val="Normal"/>
    <w:rsid w:val="00536642"/>
    <w:pPr>
      <w:numPr>
        <w:numId w:val="16"/>
      </w:numPr>
    </w:pPr>
  </w:style>
  <w:style w:type="paragraph" w:styleId="ListNumber2">
    <w:name w:val="List Number 2"/>
    <w:basedOn w:val="Normal"/>
    <w:rsid w:val="00536642"/>
    <w:pPr>
      <w:numPr>
        <w:numId w:val="17"/>
      </w:numPr>
    </w:pPr>
  </w:style>
  <w:style w:type="paragraph" w:styleId="ListNumber3">
    <w:name w:val="List Number 3"/>
    <w:basedOn w:val="Normal"/>
    <w:rsid w:val="00536642"/>
    <w:pPr>
      <w:numPr>
        <w:numId w:val="18"/>
      </w:numPr>
    </w:pPr>
  </w:style>
  <w:style w:type="paragraph" w:styleId="ListNumber4">
    <w:name w:val="List Number 4"/>
    <w:basedOn w:val="Normal"/>
    <w:rsid w:val="00536642"/>
    <w:pPr>
      <w:numPr>
        <w:numId w:val="19"/>
      </w:numPr>
    </w:pPr>
  </w:style>
  <w:style w:type="paragraph" w:styleId="ListNumber5">
    <w:name w:val="List Number 5"/>
    <w:basedOn w:val="Normal"/>
    <w:rsid w:val="00536642"/>
    <w:pPr>
      <w:numPr>
        <w:numId w:val="20"/>
      </w:numPr>
    </w:pPr>
  </w:style>
  <w:style w:type="paragraph" w:styleId="MacroText">
    <w:name w:val="macro"/>
    <w:semiHidden/>
    <w:rsid w:val="00536642"/>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rsid w:val="0053664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uiPriority w:val="99"/>
    <w:rsid w:val="00536642"/>
  </w:style>
  <w:style w:type="paragraph" w:styleId="NormalIndent">
    <w:name w:val="Normal Indent"/>
    <w:basedOn w:val="Normal"/>
    <w:rsid w:val="00536642"/>
    <w:pPr>
      <w:ind w:left="720"/>
    </w:pPr>
  </w:style>
  <w:style w:type="paragraph" w:styleId="NoteHeading">
    <w:name w:val="Note Heading"/>
    <w:basedOn w:val="Normal"/>
    <w:next w:val="Normal"/>
    <w:rsid w:val="00536642"/>
  </w:style>
  <w:style w:type="paragraph" w:styleId="PlainText">
    <w:name w:val="Plain Text"/>
    <w:basedOn w:val="Normal"/>
    <w:rsid w:val="00536642"/>
    <w:rPr>
      <w:rFonts w:ascii="Courier New" w:hAnsi="Courier New"/>
    </w:rPr>
  </w:style>
  <w:style w:type="paragraph" w:styleId="Salutation">
    <w:name w:val="Salutation"/>
    <w:basedOn w:val="Normal"/>
    <w:next w:val="Normal"/>
    <w:rsid w:val="00536642"/>
  </w:style>
  <w:style w:type="paragraph" w:styleId="Signature">
    <w:name w:val="Signature"/>
    <w:basedOn w:val="Normal"/>
    <w:rsid w:val="00536642"/>
    <w:pPr>
      <w:ind w:left="4320"/>
    </w:pPr>
  </w:style>
  <w:style w:type="paragraph" w:styleId="Subtitle">
    <w:name w:val="Subtitle"/>
    <w:basedOn w:val="Normal"/>
    <w:qFormat/>
    <w:rsid w:val="00536642"/>
    <w:pPr>
      <w:spacing w:after="60"/>
      <w:jc w:val="center"/>
      <w:outlineLvl w:val="1"/>
    </w:pPr>
    <w:rPr>
      <w:rFonts w:ascii="Arial" w:hAnsi="Arial"/>
    </w:rPr>
  </w:style>
  <w:style w:type="paragraph" w:styleId="TableofAuthorities">
    <w:name w:val="table of authorities"/>
    <w:basedOn w:val="Normal"/>
    <w:next w:val="Normal"/>
    <w:semiHidden/>
    <w:rsid w:val="00536642"/>
    <w:pPr>
      <w:ind w:left="240" w:hanging="240"/>
    </w:pPr>
  </w:style>
  <w:style w:type="paragraph" w:styleId="TableofFigures">
    <w:name w:val="table of figures"/>
    <w:basedOn w:val="Normal"/>
    <w:next w:val="Normal"/>
    <w:semiHidden/>
    <w:rsid w:val="00536642"/>
    <w:pPr>
      <w:ind w:left="480" w:hanging="480"/>
    </w:pPr>
  </w:style>
  <w:style w:type="paragraph" w:styleId="TOAHeading">
    <w:name w:val="toa heading"/>
    <w:basedOn w:val="Normal"/>
    <w:next w:val="Normal"/>
    <w:semiHidden/>
    <w:rsid w:val="00536642"/>
    <w:pPr>
      <w:spacing w:before="120"/>
    </w:pPr>
    <w:rPr>
      <w:rFonts w:ascii="Arial" w:hAnsi="Arial"/>
      <w:b/>
    </w:rPr>
  </w:style>
  <w:style w:type="paragraph" w:styleId="TOC1">
    <w:name w:val="toc 1"/>
    <w:basedOn w:val="Normal"/>
    <w:next w:val="Normal"/>
    <w:autoRedefine/>
    <w:semiHidden/>
    <w:rsid w:val="00536642"/>
  </w:style>
  <w:style w:type="paragraph" w:styleId="TOC2">
    <w:name w:val="toc 2"/>
    <w:basedOn w:val="Normal"/>
    <w:next w:val="Normal"/>
    <w:autoRedefine/>
    <w:semiHidden/>
    <w:rsid w:val="00536642"/>
    <w:pPr>
      <w:ind w:left="240"/>
    </w:pPr>
  </w:style>
  <w:style w:type="paragraph" w:styleId="TOC3">
    <w:name w:val="toc 3"/>
    <w:basedOn w:val="Normal"/>
    <w:next w:val="Normal"/>
    <w:autoRedefine/>
    <w:semiHidden/>
    <w:rsid w:val="00536642"/>
    <w:pPr>
      <w:ind w:left="480"/>
    </w:pPr>
  </w:style>
  <w:style w:type="paragraph" w:styleId="TOC4">
    <w:name w:val="toc 4"/>
    <w:basedOn w:val="Normal"/>
    <w:next w:val="Normal"/>
    <w:autoRedefine/>
    <w:semiHidden/>
    <w:rsid w:val="00536642"/>
    <w:pPr>
      <w:ind w:left="720"/>
    </w:pPr>
  </w:style>
  <w:style w:type="paragraph" w:styleId="TOC5">
    <w:name w:val="toc 5"/>
    <w:basedOn w:val="Normal"/>
    <w:next w:val="Normal"/>
    <w:autoRedefine/>
    <w:semiHidden/>
    <w:rsid w:val="00536642"/>
    <w:pPr>
      <w:ind w:left="960"/>
    </w:pPr>
  </w:style>
  <w:style w:type="paragraph" w:styleId="TOC6">
    <w:name w:val="toc 6"/>
    <w:basedOn w:val="Normal"/>
    <w:next w:val="Normal"/>
    <w:autoRedefine/>
    <w:semiHidden/>
    <w:rsid w:val="00536642"/>
    <w:pPr>
      <w:ind w:left="1200"/>
    </w:pPr>
  </w:style>
  <w:style w:type="paragraph" w:styleId="TOC7">
    <w:name w:val="toc 7"/>
    <w:basedOn w:val="Normal"/>
    <w:next w:val="Normal"/>
    <w:autoRedefine/>
    <w:semiHidden/>
    <w:rsid w:val="00536642"/>
    <w:pPr>
      <w:ind w:left="1440"/>
    </w:pPr>
  </w:style>
  <w:style w:type="paragraph" w:styleId="TOC8">
    <w:name w:val="toc 8"/>
    <w:basedOn w:val="Normal"/>
    <w:next w:val="Normal"/>
    <w:autoRedefine/>
    <w:semiHidden/>
    <w:rsid w:val="00536642"/>
    <w:pPr>
      <w:ind w:left="1680"/>
    </w:pPr>
  </w:style>
  <w:style w:type="paragraph" w:styleId="TOC9">
    <w:name w:val="toc 9"/>
    <w:basedOn w:val="Normal"/>
    <w:next w:val="Normal"/>
    <w:autoRedefine/>
    <w:semiHidden/>
    <w:rsid w:val="00536642"/>
    <w:pPr>
      <w:ind w:left="1920"/>
    </w:pPr>
  </w:style>
  <w:style w:type="character" w:styleId="FootnoteReference">
    <w:name w:val="footnote reference"/>
    <w:semiHidden/>
    <w:rsid w:val="00536642"/>
    <w:rPr>
      <w:vertAlign w:val="superscript"/>
    </w:rPr>
  </w:style>
  <w:style w:type="paragraph" w:customStyle="1" w:styleId="Bullet">
    <w:name w:val="Bullet"/>
    <w:basedOn w:val="Normal"/>
    <w:rsid w:val="00536642"/>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rsid w:val="00536642"/>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536642"/>
    <w:pPr>
      <w:overflowPunct w:val="0"/>
      <w:autoSpaceDE w:val="0"/>
      <w:autoSpaceDN w:val="0"/>
      <w:adjustRightInd w:val="0"/>
      <w:spacing w:after="80"/>
      <w:ind w:left="270" w:hanging="270"/>
      <w:textAlignment w:val="baseline"/>
    </w:pPr>
  </w:style>
  <w:style w:type="character" w:styleId="CommentReference">
    <w:name w:val="annotation reference"/>
    <w:semiHidden/>
    <w:rsid w:val="00536642"/>
    <w:rPr>
      <w:sz w:val="16"/>
    </w:rPr>
  </w:style>
  <w:style w:type="paragraph" w:customStyle="1" w:styleId="Abstract">
    <w:name w:val="Abstract"/>
    <w:basedOn w:val="Heading1"/>
    <w:rsid w:val="00536642"/>
    <w:pPr>
      <w:spacing w:before="40"/>
      <w:outlineLvl w:val="9"/>
    </w:pPr>
    <w:rPr>
      <w:rFonts w:ascii="Times New Roman" w:hAnsi="Times New Roman"/>
      <w:kern w:val="28"/>
      <w:sz w:val="24"/>
    </w:rPr>
  </w:style>
  <w:style w:type="character" w:styleId="Hyperlink">
    <w:name w:val="Hyperlink"/>
    <w:rsid w:val="00536642"/>
    <w:rPr>
      <w:color w:val="0000FF"/>
      <w:u w:val="single"/>
    </w:rPr>
  </w:style>
  <w:style w:type="paragraph" w:customStyle="1" w:styleId="Affiliation">
    <w:name w:val="Affiliation"/>
    <w:basedOn w:val="Author"/>
    <w:rsid w:val="00536642"/>
    <w:rPr>
      <w:b w:val="0"/>
    </w:rPr>
  </w:style>
  <w:style w:type="paragraph" w:customStyle="1" w:styleId="Figure">
    <w:name w:val="Figure"/>
    <w:basedOn w:val="Normal"/>
    <w:rsid w:val="00536642"/>
    <w:pPr>
      <w:spacing w:after="0"/>
    </w:pPr>
  </w:style>
  <w:style w:type="paragraph" w:customStyle="1" w:styleId="Copyright">
    <w:name w:val="Copyright"/>
    <w:basedOn w:val="Normal"/>
    <w:rsid w:val="00536642"/>
    <w:pPr>
      <w:framePr w:w="4680" w:h="1977" w:hRule="exact" w:hSpace="187" w:wrap="auto" w:vAnchor="page" w:hAnchor="page" w:x="1155" w:y="12605" w:anchorLock="1"/>
      <w:spacing w:after="0"/>
    </w:pPr>
    <w:rPr>
      <w:sz w:val="16"/>
    </w:rPr>
  </w:style>
  <w:style w:type="paragraph" w:customStyle="1" w:styleId="cell">
    <w:name w:val="cell"/>
    <w:basedOn w:val="Normal"/>
    <w:rsid w:val="00536642"/>
    <w:pPr>
      <w:keepNext/>
      <w:keepLines/>
      <w:jc w:val="center"/>
    </w:pPr>
    <w:rPr>
      <w:b/>
    </w:rPr>
  </w:style>
  <w:style w:type="character" w:customStyle="1" w:styleId="v8n000000">
    <w:name w:val="v8n000000"/>
    <w:basedOn w:val="DefaultParagraphFont"/>
    <w:rsid w:val="00536642"/>
  </w:style>
  <w:style w:type="paragraph" w:customStyle="1" w:styleId="TableText">
    <w:name w:val="Table Text"/>
    <w:basedOn w:val="Normal"/>
    <w:rsid w:val="00536642"/>
    <w:pPr>
      <w:keepLines/>
      <w:spacing w:before="40" w:after="40"/>
      <w:jc w:val="left"/>
    </w:pPr>
  </w:style>
  <w:style w:type="character" w:styleId="FollowedHyperlink">
    <w:name w:val="FollowedHyperlink"/>
    <w:rsid w:val="00536642"/>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table" w:styleId="TableGrid">
    <w:name w:val="Table Grid"/>
    <w:basedOn w:val="TableNormal"/>
    <w:uiPriority w:val="59"/>
    <w:rsid w:val="00687CBD"/>
    <w:rPr>
      <w:rFonts w:ascii="Cambria" w:eastAsia="MS Mincho"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4">
    <w:name w:val="Colorful Shading Accent 4"/>
    <w:basedOn w:val="TableNormal"/>
    <w:uiPriority w:val="62"/>
    <w:rsid w:val="00640DFF"/>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Math" w:eastAsia="Cambria Math" w:hAnsi="Cambria Math"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Math" w:eastAsia="Cambria Math" w:hAnsi="Cambria Math"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Revision">
    <w:name w:val="Revision"/>
    <w:hidden/>
    <w:uiPriority w:val="99"/>
    <w:semiHidden/>
    <w:rsid w:val="00345E79"/>
    <w:rPr>
      <w:rFonts w:ascii="Times New Roman" w:eastAsia="Times New Roman" w:hAnsi="Times New Roman"/>
    </w:rPr>
  </w:style>
  <w:style w:type="paragraph" w:customStyle="1" w:styleId="Default">
    <w:name w:val="Default"/>
    <w:rsid w:val="008B13C2"/>
    <w:pPr>
      <w:widowControl w:val="0"/>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A02BB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uiPriority w:val="35"/>
    <w:qFormat/>
    <w:pPr>
      <w:keepNext/>
      <w:spacing w:before="12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uiPriority w:val="99"/>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pPr>
      <w:overflowPunct w:val="0"/>
      <w:autoSpaceDE w:val="0"/>
      <w:autoSpaceDN w:val="0"/>
      <w:adjustRightInd w:val="0"/>
      <w:spacing w:after="80"/>
      <w:ind w:left="270" w:hanging="270"/>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Pr>
      <w:color w:val="0000FF"/>
      <w:u w:val="single"/>
    </w:rPr>
  </w:style>
  <w:style w:type="paragraph" w:customStyle="1" w:styleId="Affiliation">
    <w:name w:val="Affiliation"/>
    <w:basedOn w:val="Autho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pPr>
      <w:keepLines/>
      <w:spacing w:before="40" w:after="40"/>
      <w:jc w:val="left"/>
    </w:pPr>
  </w:style>
  <w:style w:type="character" w:styleId="FollowedHyperlink">
    <w:name w:val="FollowedHyperlink"/>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table" w:styleId="TableGrid">
    <w:name w:val="Table Grid"/>
    <w:basedOn w:val="TableNormal"/>
    <w:uiPriority w:val="59"/>
    <w:rsid w:val="00687CBD"/>
    <w:rPr>
      <w:rFonts w:ascii="Cambria" w:eastAsia="MS Mincho"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4">
    <w:name w:val="Colorful Shading Accent 4"/>
    <w:basedOn w:val="TableNormal"/>
    <w:uiPriority w:val="62"/>
    <w:rsid w:val="00640DFF"/>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Math" w:eastAsia="Cambria Math" w:hAnsi="Cambria Math"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Math" w:eastAsia="Cambria Math" w:hAnsi="Cambria Math"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Revision">
    <w:name w:val="Revision"/>
    <w:hidden/>
    <w:uiPriority w:val="99"/>
    <w:semiHidden/>
    <w:rsid w:val="00345E79"/>
    <w:rPr>
      <w:rFonts w:ascii="Times New Roman" w:eastAsia="Times New Roman" w:hAnsi="Times New Roman"/>
    </w:rPr>
  </w:style>
  <w:style w:type="paragraph" w:customStyle="1" w:styleId="Default">
    <w:name w:val="Default"/>
    <w:rsid w:val="008B13C2"/>
    <w:pPr>
      <w:widowControl w:val="0"/>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A02B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723">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895317157">
      <w:bodyDiv w:val="1"/>
      <w:marLeft w:val="0"/>
      <w:marRight w:val="0"/>
      <w:marTop w:val="0"/>
      <w:marBottom w:val="0"/>
      <w:divBdr>
        <w:top w:val="none" w:sz="0" w:space="0" w:color="auto"/>
        <w:left w:val="none" w:sz="0" w:space="0" w:color="auto"/>
        <w:bottom w:val="none" w:sz="0" w:space="0" w:color="auto"/>
        <w:right w:val="none" w:sz="0" w:space="0" w:color="auto"/>
      </w:divBdr>
    </w:div>
    <w:div w:id="2074544676">
      <w:bodyDiv w:val="1"/>
      <w:marLeft w:val="0"/>
      <w:marRight w:val="0"/>
      <w:marTop w:val="0"/>
      <w:marBottom w:val="0"/>
      <w:divBdr>
        <w:top w:val="none" w:sz="0" w:space="0" w:color="auto"/>
        <w:left w:val="none" w:sz="0" w:space="0" w:color="auto"/>
        <w:bottom w:val="none" w:sz="0" w:space="0" w:color="auto"/>
        <w:right w:val="none" w:sz="0" w:space="0" w:color="auto"/>
      </w:divBdr>
      <w:divsChild>
        <w:div w:id="339042197">
          <w:marLeft w:val="0"/>
          <w:marRight w:val="0"/>
          <w:marTop w:val="0"/>
          <w:marBottom w:val="0"/>
          <w:divBdr>
            <w:top w:val="none" w:sz="0" w:space="0" w:color="auto"/>
            <w:left w:val="none" w:sz="0" w:space="0" w:color="auto"/>
            <w:bottom w:val="none" w:sz="0" w:space="0" w:color="auto"/>
            <w:right w:val="none" w:sz="0" w:space="0" w:color="auto"/>
          </w:divBdr>
          <w:divsChild>
            <w:div w:id="147326344">
              <w:marLeft w:val="0"/>
              <w:marRight w:val="0"/>
              <w:marTop w:val="0"/>
              <w:marBottom w:val="0"/>
              <w:divBdr>
                <w:top w:val="none" w:sz="0" w:space="0" w:color="auto"/>
                <w:left w:val="none" w:sz="0" w:space="0" w:color="auto"/>
                <w:bottom w:val="none" w:sz="0" w:space="0" w:color="auto"/>
                <w:right w:val="none" w:sz="0" w:space="0" w:color="auto"/>
              </w:divBdr>
              <w:divsChild>
                <w:div w:id="577247198">
                  <w:marLeft w:val="0"/>
                  <w:marRight w:val="0"/>
                  <w:marTop w:val="0"/>
                  <w:marBottom w:val="0"/>
                  <w:divBdr>
                    <w:top w:val="none" w:sz="0" w:space="0" w:color="auto"/>
                    <w:left w:val="none" w:sz="0" w:space="0" w:color="auto"/>
                    <w:bottom w:val="none" w:sz="0" w:space="0" w:color="auto"/>
                    <w:right w:val="none" w:sz="0" w:space="0" w:color="auto"/>
                  </w:divBdr>
                  <w:divsChild>
                    <w:div w:id="1851871461">
                      <w:marLeft w:val="0"/>
                      <w:marRight w:val="0"/>
                      <w:marTop w:val="0"/>
                      <w:marBottom w:val="0"/>
                      <w:divBdr>
                        <w:top w:val="none" w:sz="0" w:space="0" w:color="auto"/>
                        <w:left w:val="none" w:sz="0" w:space="0" w:color="auto"/>
                        <w:bottom w:val="none" w:sz="0" w:space="0" w:color="auto"/>
                        <w:right w:val="none" w:sz="0" w:space="0" w:color="auto"/>
                      </w:divBdr>
                      <w:divsChild>
                        <w:div w:id="2096438294">
                          <w:marLeft w:val="0"/>
                          <w:marRight w:val="0"/>
                          <w:marTop w:val="0"/>
                          <w:marBottom w:val="0"/>
                          <w:divBdr>
                            <w:top w:val="none" w:sz="0" w:space="0" w:color="auto"/>
                            <w:left w:val="none" w:sz="0" w:space="0" w:color="auto"/>
                            <w:bottom w:val="none" w:sz="0" w:space="0" w:color="auto"/>
                            <w:right w:val="none" w:sz="0" w:space="0" w:color="auto"/>
                          </w:divBdr>
                          <w:divsChild>
                            <w:div w:id="1273853981">
                              <w:marLeft w:val="0"/>
                              <w:marRight w:val="0"/>
                              <w:marTop w:val="0"/>
                              <w:marBottom w:val="0"/>
                              <w:divBdr>
                                <w:top w:val="none" w:sz="0" w:space="0" w:color="auto"/>
                                <w:left w:val="none" w:sz="0" w:space="0" w:color="auto"/>
                                <w:bottom w:val="none" w:sz="0" w:space="0" w:color="auto"/>
                                <w:right w:val="none" w:sz="0" w:space="0" w:color="auto"/>
                              </w:divBdr>
                              <w:divsChild>
                                <w:div w:id="1607153940">
                                  <w:marLeft w:val="0"/>
                                  <w:marRight w:val="0"/>
                                  <w:marTop w:val="0"/>
                                  <w:marBottom w:val="0"/>
                                  <w:divBdr>
                                    <w:top w:val="none" w:sz="0" w:space="0" w:color="auto"/>
                                    <w:left w:val="none" w:sz="0" w:space="0" w:color="auto"/>
                                    <w:bottom w:val="none" w:sz="0" w:space="0" w:color="auto"/>
                                    <w:right w:val="none" w:sz="0" w:space="0" w:color="auto"/>
                                  </w:divBdr>
                                  <w:divsChild>
                                    <w:div w:id="846601819">
                                      <w:marLeft w:val="0"/>
                                      <w:marRight w:val="0"/>
                                      <w:marTop w:val="0"/>
                                      <w:marBottom w:val="0"/>
                                      <w:divBdr>
                                        <w:top w:val="none" w:sz="0" w:space="0" w:color="auto"/>
                                        <w:left w:val="none" w:sz="0" w:space="0" w:color="auto"/>
                                        <w:bottom w:val="none" w:sz="0" w:space="0" w:color="auto"/>
                                        <w:right w:val="none" w:sz="0" w:space="0" w:color="auto"/>
                                      </w:divBdr>
                                      <w:divsChild>
                                        <w:div w:id="646325331">
                                          <w:marLeft w:val="0"/>
                                          <w:marRight w:val="0"/>
                                          <w:marTop w:val="0"/>
                                          <w:marBottom w:val="0"/>
                                          <w:divBdr>
                                            <w:top w:val="none" w:sz="0" w:space="0" w:color="auto"/>
                                            <w:left w:val="none" w:sz="0" w:space="0" w:color="auto"/>
                                            <w:bottom w:val="none" w:sz="0" w:space="0" w:color="auto"/>
                                            <w:right w:val="none" w:sz="0" w:space="0" w:color="auto"/>
                                          </w:divBdr>
                                          <w:divsChild>
                                            <w:div w:id="1902472384">
                                              <w:marLeft w:val="0"/>
                                              <w:marRight w:val="0"/>
                                              <w:marTop w:val="0"/>
                                              <w:marBottom w:val="0"/>
                                              <w:divBdr>
                                                <w:top w:val="none" w:sz="0" w:space="0" w:color="auto"/>
                                                <w:left w:val="none" w:sz="0" w:space="0" w:color="auto"/>
                                                <w:bottom w:val="none" w:sz="0" w:space="0" w:color="auto"/>
                                                <w:right w:val="none" w:sz="0" w:space="0" w:color="auto"/>
                                              </w:divBdr>
                                              <w:divsChild>
                                                <w:div w:id="940189645">
                                                  <w:marLeft w:val="0"/>
                                                  <w:marRight w:val="0"/>
                                                  <w:marTop w:val="0"/>
                                                  <w:marBottom w:val="0"/>
                                                  <w:divBdr>
                                                    <w:top w:val="none" w:sz="0" w:space="0" w:color="auto"/>
                                                    <w:left w:val="none" w:sz="0" w:space="0" w:color="auto"/>
                                                    <w:bottom w:val="none" w:sz="0" w:space="0" w:color="auto"/>
                                                    <w:right w:val="none" w:sz="0" w:space="0" w:color="auto"/>
                                                  </w:divBdr>
                                                  <w:divsChild>
                                                    <w:div w:id="51387343">
                                                      <w:marLeft w:val="0"/>
                                                      <w:marRight w:val="0"/>
                                                      <w:marTop w:val="0"/>
                                                      <w:marBottom w:val="0"/>
                                                      <w:divBdr>
                                                        <w:top w:val="none" w:sz="0" w:space="0" w:color="auto"/>
                                                        <w:left w:val="none" w:sz="0" w:space="0" w:color="auto"/>
                                                        <w:bottom w:val="none" w:sz="0" w:space="0" w:color="auto"/>
                                                        <w:right w:val="none" w:sz="0" w:space="0" w:color="auto"/>
                                                      </w:divBdr>
                                                      <w:divsChild>
                                                        <w:div w:id="1282541923">
                                                          <w:marLeft w:val="0"/>
                                                          <w:marRight w:val="0"/>
                                                          <w:marTop w:val="0"/>
                                                          <w:marBottom w:val="0"/>
                                                          <w:divBdr>
                                                            <w:top w:val="none" w:sz="0" w:space="0" w:color="auto"/>
                                                            <w:left w:val="none" w:sz="0" w:space="0" w:color="auto"/>
                                                            <w:bottom w:val="none" w:sz="0" w:space="0" w:color="auto"/>
                                                            <w:right w:val="none" w:sz="0" w:space="0" w:color="auto"/>
                                                          </w:divBdr>
                                                          <w:divsChild>
                                                            <w:div w:id="539707495">
                                                              <w:marLeft w:val="0"/>
                                                              <w:marRight w:val="0"/>
                                                              <w:marTop w:val="0"/>
                                                              <w:marBottom w:val="0"/>
                                                              <w:divBdr>
                                                                <w:top w:val="none" w:sz="0" w:space="0" w:color="auto"/>
                                                                <w:left w:val="none" w:sz="0" w:space="0" w:color="auto"/>
                                                                <w:bottom w:val="none" w:sz="0" w:space="0" w:color="auto"/>
                                                                <w:right w:val="none" w:sz="0" w:space="0" w:color="auto"/>
                                                              </w:divBdr>
                                                              <w:divsChild>
                                                                <w:div w:id="40717677">
                                                                  <w:marLeft w:val="0"/>
                                                                  <w:marRight w:val="0"/>
                                                                  <w:marTop w:val="0"/>
                                                                  <w:marBottom w:val="0"/>
                                                                  <w:divBdr>
                                                                    <w:top w:val="none" w:sz="0" w:space="0" w:color="auto"/>
                                                                    <w:left w:val="none" w:sz="0" w:space="0" w:color="auto"/>
                                                                    <w:bottom w:val="none" w:sz="0" w:space="0" w:color="auto"/>
                                                                    <w:right w:val="none" w:sz="0" w:space="0" w:color="auto"/>
                                                                  </w:divBdr>
                                                                  <w:divsChild>
                                                                    <w:div w:id="1794447446">
                                                                      <w:marLeft w:val="0"/>
                                                                      <w:marRight w:val="0"/>
                                                                      <w:marTop w:val="0"/>
                                                                      <w:marBottom w:val="0"/>
                                                                      <w:divBdr>
                                                                        <w:top w:val="none" w:sz="0" w:space="0" w:color="auto"/>
                                                                        <w:left w:val="none" w:sz="0" w:space="0" w:color="auto"/>
                                                                        <w:bottom w:val="none" w:sz="0" w:space="0" w:color="auto"/>
                                                                        <w:right w:val="none" w:sz="0" w:space="0" w:color="auto"/>
                                                                      </w:divBdr>
                                                                      <w:divsChild>
                                                                        <w:div w:id="1119568780">
                                                                          <w:marLeft w:val="0"/>
                                                                          <w:marRight w:val="0"/>
                                                                          <w:marTop w:val="0"/>
                                                                          <w:marBottom w:val="0"/>
                                                                          <w:divBdr>
                                                                            <w:top w:val="none" w:sz="0" w:space="0" w:color="auto"/>
                                                                            <w:left w:val="none" w:sz="0" w:space="0" w:color="auto"/>
                                                                            <w:bottom w:val="none" w:sz="0" w:space="0" w:color="auto"/>
                                                                            <w:right w:val="none" w:sz="0" w:space="0" w:color="auto"/>
                                                                          </w:divBdr>
                                                                          <w:divsChild>
                                                                            <w:div w:id="1492480407">
                                                                              <w:marLeft w:val="0"/>
                                                                              <w:marRight w:val="0"/>
                                                                              <w:marTop w:val="0"/>
                                                                              <w:marBottom w:val="0"/>
                                                                              <w:divBdr>
                                                                                <w:top w:val="none" w:sz="0" w:space="0" w:color="auto"/>
                                                                                <w:left w:val="none" w:sz="0" w:space="0" w:color="auto"/>
                                                                                <w:bottom w:val="none" w:sz="0" w:space="0" w:color="auto"/>
                                                                                <w:right w:val="none" w:sz="0" w:space="0" w:color="auto"/>
                                                                              </w:divBdr>
                                                                              <w:divsChild>
                                                                                <w:div w:id="70666109">
                                                                                  <w:marLeft w:val="0"/>
                                                                                  <w:marRight w:val="0"/>
                                                                                  <w:marTop w:val="0"/>
                                                                                  <w:marBottom w:val="0"/>
                                                                                  <w:divBdr>
                                                                                    <w:top w:val="none" w:sz="0" w:space="0" w:color="auto"/>
                                                                                    <w:left w:val="none" w:sz="0" w:space="0" w:color="auto"/>
                                                                                    <w:bottom w:val="none" w:sz="0" w:space="0" w:color="auto"/>
                                                                                    <w:right w:val="none" w:sz="0" w:space="0" w:color="auto"/>
                                                                                  </w:divBdr>
                                                                                  <w:divsChild>
                                                                                    <w:div w:id="46615144">
                                                                                      <w:marLeft w:val="0"/>
                                                                                      <w:marRight w:val="0"/>
                                                                                      <w:marTop w:val="0"/>
                                                                                      <w:marBottom w:val="0"/>
                                                                                      <w:divBdr>
                                                                                        <w:top w:val="none" w:sz="0" w:space="0" w:color="auto"/>
                                                                                        <w:left w:val="none" w:sz="0" w:space="0" w:color="auto"/>
                                                                                        <w:bottom w:val="none" w:sz="0" w:space="0" w:color="auto"/>
                                                                                        <w:right w:val="none" w:sz="0" w:space="0" w:color="auto"/>
                                                                                      </w:divBdr>
                                                                                      <w:divsChild>
                                                                                        <w:div w:id="901259299">
                                                                                          <w:marLeft w:val="0"/>
                                                                                          <w:marRight w:val="0"/>
                                                                                          <w:marTop w:val="0"/>
                                                                                          <w:marBottom w:val="0"/>
                                                                                          <w:divBdr>
                                                                                            <w:top w:val="none" w:sz="0" w:space="0" w:color="auto"/>
                                                                                            <w:left w:val="none" w:sz="0" w:space="0" w:color="auto"/>
                                                                                            <w:bottom w:val="none" w:sz="0" w:space="0" w:color="auto"/>
                                                                                            <w:right w:val="none" w:sz="0" w:space="0" w:color="auto"/>
                                                                                          </w:divBdr>
                                                                                          <w:divsChild>
                                                                                            <w:div w:id="254829258">
                                                                                              <w:marLeft w:val="0"/>
                                                                                              <w:marRight w:val="0"/>
                                                                                              <w:marTop w:val="0"/>
                                                                                              <w:marBottom w:val="0"/>
                                                                                              <w:divBdr>
                                                                                                <w:top w:val="none" w:sz="0" w:space="0" w:color="auto"/>
                                                                                                <w:left w:val="none" w:sz="0" w:space="0" w:color="auto"/>
                                                                                                <w:bottom w:val="none" w:sz="0" w:space="0" w:color="auto"/>
                                                                                                <w:right w:val="none" w:sz="0" w:space="0" w:color="auto"/>
                                                                                              </w:divBdr>
                                                                                              <w:divsChild>
                                                                                                <w:div w:id="1540973148">
                                                                                                  <w:marLeft w:val="0"/>
                                                                                                  <w:marRight w:val="0"/>
                                                                                                  <w:marTop w:val="0"/>
                                                                                                  <w:marBottom w:val="0"/>
                                                                                                  <w:divBdr>
                                                                                                    <w:top w:val="none" w:sz="0" w:space="0" w:color="auto"/>
                                                                                                    <w:left w:val="none" w:sz="0" w:space="0" w:color="auto"/>
                                                                                                    <w:bottom w:val="none" w:sz="0" w:space="0" w:color="auto"/>
                                                                                                    <w:right w:val="none" w:sz="0" w:space="0" w:color="auto"/>
                                                                                                  </w:divBdr>
                                                                                                </w:div>
                                                                                                <w:div w:id="189119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jpeg"/><Relationship Id="rId10" Type="http://schemas.openxmlformats.org/officeDocument/2006/relationships/image" Target="media/image2.JP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F2A2665-951D-4DF8-9C39-BF2DFB570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12868</Words>
  <Characters>73349</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86045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CSE</cp:lastModifiedBy>
  <cp:revision>195</cp:revision>
  <cp:lastPrinted>2014-05-08T01:28:00Z</cp:lastPrinted>
  <dcterms:created xsi:type="dcterms:W3CDTF">2014-03-19T22:22:00Z</dcterms:created>
  <dcterms:modified xsi:type="dcterms:W3CDTF">2014-05-08T01:28:00Z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tanviraumi@gmail.com@www.mendeley.com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